
<file path=[Content_Types].xml><?xml version="1.0" encoding="utf-8"?>
<Types xmlns="http://schemas.openxmlformats.org/package/2006/content-types">
  <Default Extension="bin" ContentType="application/vnd.ms-word.attachedToolbar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D4A9E" w:rsidRPr="006E672B" w:rsidRDefault="00AD4A9E" w:rsidP="00AD4A9E">
      <w:pPr>
        <w:jc w:val="center"/>
        <w:rPr>
          <w:color w:val="000000" w:themeColor="text1"/>
        </w:rPr>
      </w:pPr>
    </w:p>
    <w:p w:rsidR="00187E20" w:rsidRPr="006E672B" w:rsidRDefault="00AD4A9E" w:rsidP="00AD4A9E">
      <w:pPr>
        <w:jc w:val="center"/>
        <w:rPr>
          <w:rFonts w:ascii="微软雅黑" w:eastAsia="微软雅黑" w:hAnsi="微软雅黑"/>
          <w:color w:val="000000" w:themeColor="text1"/>
          <w:sz w:val="36"/>
          <w:szCs w:val="36"/>
        </w:rPr>
      </w:pPr>
      <w:r w:rsidRPr="006E672B">
        <w:rPr>
          <w:rFonts w:ascii="微软雅黑" w:eastAsia="微软雅黑" w:hAnsi="微软雅黑" w:hint="eastAsia"/>
          <w:color w:val="000000" w:themeColor="text1"/>
          <w:sz w:val="36"/>
          <w:szCs w:val="36"/>
        </w:rPr>
        <w:t>PRD-</w:t>
      </w:r>
      <w:r w:rsidR="009C3CA2" w:rsidRPr="006E672B">
        <w:rPr>
          <w:rFonts w:ascii="微软雅黑" w:eastAsia="微软雅黑" w:hAnsi="微软雅黑" w:hint="eastAsia"/>
          <w:color w:val="000000" w:themeColor="text1"/>
          <w:sz w:val="36"/>
          <w:szCs w:val="36"/>
        </w:rPr>
        <w:t>运营报告改版</w:t>
      </w:r>
    </w:p>
    <w:p w:rsidR="00AD4A9E" w:rsidRPr="006E672B" w:rsidRDefault="00AD4A9E" w:rsidP="0076350D">
      <w:pPr>
        <w:rPr>
          <w:color w:val="000000" w:themeColor="text1"/>
          <w:sz w:val="21"/>
          <w:szCs w:val="21"/>
        </w:rPr>
      </w:pPr>
    </w:p>
    <w:p w:rsidR="009D447C" w:rsidRPr="006E672B" w:rsidRDefault="009D447C" w:rsidP="0076350D">
      <w:pPr>
        <w:rPr>
          <w:color w:val="000000" w:themeColor="text1"/>
          <w:sz w:val="21"/>
          <w:szCs w:val="21"/>
        </w:rPr>
      </w:pPr>
    </w:p>
    <w:tbl>
      <w:tblPr>
        <w:tblStyle w:val="ad"/>
        <w:tblW w:w="9039" w:type="dxa"/>
        <w:tblLook w:val="04A0" w:firstRow="1" w:lastRow="0" w:firstColumn="1" w:lastColumn="0" w:noHBand="0" w:noVBand="1"/>
      </w:tblPr>
      <w:tblGrid>
        <w:gridCol w:w="1384"/>
        <w:gridCol w:w="1559"/>
        <w:gridCol w:w="1843"/>
        <w:gridCol w:w="284"/>
        <w:gridCol w:w="2268"/>
        <w:gridCol w:w="283"/>
        <w:gridCol w:w="1418"/>
      </w:tblGrid>
      <w:tr w:rsidR="00187E20" w:rsidRPr="006E672B" w:rsidTr="00387237">
        <w:tc>
          <w:tcPr>
            <w:tcW w:w="9039" w:type="dxa"/>
            <w:gridSpan w:val="7"/>
            <w:shd w:val="clear" w:color="auto" w:fill="BFBFBF" w:themeFill="background1" w:themeFillShade="BF"/>
          </w:tcPr>
          <w:p w:rsidR="00187E20" w:rsidRPr="006E672B" w:rsidRDefault="00AD4A9E" w:rsidP="00187E20">
            <w:pPr>
              <w:rPr>
                <w:rFonts w:ascii="微软雅黑" w:eastAsia="微软雅黑" w:hAnsi="微软雅黑"/>
                <w:b/>
                <w:color w:val="000000" w:themeColor="text1"/>
                <w:sz w:val="21"/>
                <w:szCs w:val="21"/>
              </w:rPr>
            </w:pPr>
            <w:bookmarkStart w:id="0" w:name="_Toc451847376"/>
            <w:bookmarkStart w:id="1" w:name="_Toc451849144"/>
            <w:bookmarkStart w:id="2" w:name="_Toc451906392"/>
            <w:bookmarkStart w:id="3" w:name="_Toc451907211"/>
            <w:bookmarkStart w:id="4" w:name="_Toc451907503"/>
            <w:bookmarkStart w:id="5" w:name="_Toc451907602"/>
            <w:bookmarkStart w:id="6" w:name="_Toc451907748"/>
            <w:bookmarkStart w:id="7" w:name="_Toc451907906"/>
            <w:bookmarkStart w:id="8" w:name="_Toc451908020"/>
            <w:r w:rsidRPr="006E672B">
              <w:rPr>
                <w:rFonts w:ascii="微软雅黑" w:eastAsia="微软雅黑" w:hAnsi="微软雅黑" w:hint="eastAsia"/>
                <w:b/>
                <w:color w:val="000000" w:themeColor="text1"/>
                <w:sz w:val="21"/>
                <w:szCs w:val="21"/>
              </w:rPr>
              <w:t>文档操作历史</w:t>
            </w:r>
          </w:p>
        </w:tc>
      </w:tr>
      <w:tr w:rsidR="00187E20" w:rsidRPr="006E672B" w:rsidTr="009C3CA2">
        <w:tc>
          <w:tcPr>
            <w:tcW w:w="1384" w:type="dxa"/>
          </w:tcPr>
          <w:p w:rsidR="00187E20" w:rsidRPr="006E672B" w:rsidRDefault="00187E20" w:rsidP="00D95468">
            <w:pPr>
              <w:pStyle w:val="a3"/>
              <w:jc w:val="center"/>
              <w:rPr>
                <w:rFonts w:ascii="微软雅黑" w:eastAsia="微软雅黑" w:hAnsi="微软雅黑"/>
                <w:b/>
                <w:color w:val="000000" w:themeColor="text1"/>
                <w:sz w:val="21"/>
                <w:szCs w:val="21"/>
              </w:rPr>
            </w:pPr>
            <w:r w:rsidRPr="006E672B">
              <w:rPr>
                <w:rFonts w:ascii="微软雅黑" w:eastAsia="微软雅黑" w:hAnsi="微软雅黑" w:hint="eastAsia"/>
                <w:b/>
                <w:color w:val="000000" w:themeColor="text1"/>
                <w:sz w:val="21"/>
                <w:szCs w:val="21"/>
              </w:rPr>
              <w:t>版本</w:t>
            </w:r>
          </w:p>
        </w:tc>
        <w:tc>
          <w:tcPr>
            <w:tcW w:w="1559" w:type="dxa"/>
          </w:tcPr>
          <w:p w:rsidR="00187E20" w:rsidRPr="006E672B" w:rsidRDefault="00187E20" w:rsidP="00D95468">
            <w:pPr>
              <w:pStyle w:val="a3"/>
              <w:jc w:val="center"/>
              <w:rPr>
                <w:rFonts w:ascii="微软雅黑" w:eastAsia="微软雅黑" w:hAnsi="微软雅黑"/>
                <w:b/>
                <w:color w:val="000000" w:themeColor="text1"/>
                <w:sz w:val="21"/>
                <w:szCs w:val="21"/>
              </w:rPr>
            </w:pPr>
            <w:r w:rsidRPr="006E672B">
              <w:rPr>
                <w:rFonts w:ascii="微软雅黑" w:eastAsia="微软雅黑" w:hAnsi="微软雅黑" w:hint="eastAsia"/>
                <w:b/>
                <w:color w:val="000000" w:themeColor="text1"/>
                <w:sz w:val="21"/>
                <w:szCs w:val="21"/>
              </w:rPr>
              <w:t>日期</w:t>
            </w:r>
          </w:p>
        </w:tc>
        <w:tc>
          <w:tcPr>
            <w:tcW w:w="1843" w:type="dxa"/>
          </w:tcPr>
          <w:p w:rsidR="00187E20" w:rsidRPr="006E672B" w:rsidRDefault="00187E20" w:rsidP="00D95468">
            <w:pPr>
              <w:pStyle w:val="a3"/>
              <w:jc w:val="center"/>
              <w:rPr>
                <w:rFonts w:ascii="微软雅黑" w:eastAsia="微软雅黑" w:hAnsi="微软雅黑"/>
                <w:b/>
                <w:color w:val="000000" w:themeColor="text1"/>
                <w:sz w:val="21"/>
                <w:szCs w:val="21"/>
              </w:rPr>
            </w:pPr>
            <w:r w:rsidRPr="006E672B">
              <w:rPr>
                <w:rFonts w:ascii="微软雅黑" w:eastAsia="微软雅黑" w:hAnsi="微软雅黑" w:hint="eastAsia"/>
                <w:b/>
                <w:color w:val="000000" w:themeColor="text1"/>
                <w:sz w:val="21"/>
                <w:szCs w:val="21"/>
              </w:rPr>
              <w:t>创建/修改人</w:t>
            </w:r>
          </w:p>
        </w:tc>
        <w:tc>
          <w:tcPr>
            <w:tcW w:w="2835" w:type="dxa"/>
            <w:gridSpan w:val="3"/>
          </w:tcPr>
          <w:p w:rsidR="00187E20" w:rsidRPr="006E672B" w:rsidRDefault="00187E20" w:rsidP="00D95468">
            <w:pPr>
              <w:pStyle w:val="a3"/>
              <w:jc w:val="center"/>
              <w:rPr>
                <w:rFonts w:ascii="微软雅黑" w:eastAsia="微软雅黑" w:hAnsi="微软雅黑"/>
                <w:b/>
                <w:color w:val="000000" w:themeColor="text1"/>
                <w:sz w:val="21"/>
                <w:szCs w:val="21"/>
              </w:rPr>
            </w:pPr>
            <w:r w:rsidRPr="006E672B">
              <w:rPr>
                <w:rFonts w:ascii="微软雅黑" w:eastAsia="微软雅黑" w:hAnsi="微软雅黑" w:hint="eastAsia"/>
                <w:b/>
                <w:color w:val="000000" w:themeColor="text1"/>
                <w:sz w:val="21"/>
                <w:szCs w:val="21"/>
              </w:rPr>
              <w:t>变更描述</w:t>
            </w:r>
          </w:p>
        </w:tc>
        <w:tc>
          <w:tcPr>
            <w:tcW w:w="1418" w:type="dxa"/>
          </w:tcPr>
          <w:p w:rsidR="00187E20" w:rsidRPr="006E672B" w:rsidRDefault="00187E20" w:rsidP="00D95468">
            <w:pPr>
              <w:pStyle w:val="a3"/>
              <w:jc w:val="center"/>
              <w:rPr>
                <w:rFonts w:ascii="微软雅黑" w:eastAsia="微软雅黑" w:hAnsi="微软雅黑"/>
                <w:b/>
                <w:color w:val="000000" w:themeColor="text1"/>
                <w:sz w:val="21"/>
                <w:szCs w:val="21"/>
              </w:rPr>
            </w:pPr>
            <w:r w:rsidRPr="006E672B">
              <w:rPr>
                <w:rFonts w:ascii="微软雅黑" w:eastAsia="微软雅黑" w:hAnsi="微软雅黑" w:hint="eastAsia"/>
                <w:b/>
                <w:color w:val="000000" w:themeColor="text1"/>
                <w:sz w:val="21"/>
                <w:szCs w:val="21"/>
              </w:rPr>
              <w:t>状态</w:t>
            </w:r>
          </w:p>
        </w:tc>
      </w:tr>
      <w:tr w:rsidR="00187E20" w:rsidRPr="006E672B" w:rsidTr="009C3CA2">
        <w:tc>
          <w:tcPr>
            <w:tcW w:w="1384" w:type="dxa"/>
          </w:tcPr>
          <w:p w:rsidR="00187E20" w:rsidRPr="006E672B" w:rsidRDefault="009C3CA2" w:rsidP="00D95468">
            <w:pPr>
              <w:pStyle w:val="a3"/>
              <w:jc w:val="center"/>
              <w:rPr>
                <w:rFonts w:ascii="微软雅黑" w:eastAsia="微软雅黑" w:hAnsi="微软雅黑"/>
                <w:color w:val="000000" w:themeColor="text1"/>
                <w:sz w:val="21"/>
                <w:szCs w:val="21"/>
              </w:rPr>
            </w:pPr>
            <w:r w:rsidRPr="006E672B">
              <w:rPr>
                <w:rFonts w:ascii="微软雅黑" w:eastAsia="微软雅黑" w:hAnsi="微软雅黑" w:hint="eastAsia"/>
                <w:color w:val="000000" w:themeColor="text1"/>
                <w:sz w:val="21"/>
                <w:szCs w:val="21"/>
              </w:rPr>
              <w:t>V1</w:t>
            </w:r>
          </w:p>
        </w:tc>
        <w:tc>
          <w:tcPr>
            <w:tcW w:w="1559" w:type="dxa"/>
          </w:tcPr>
          <w:p w:rsidR="00187E20" w:rsidRPr="006E672B" w:rsidRDefault="009C3CA2" w:rsidP="00D95468">
            <w:pPr>
              <w:pStyle w:val="a3"/>
              <w:jc w:val="center"/>
              <w:rPr>
                <w:rFonts w:ascii="微软雅黑" w:eastAsia="微软雅黑" w:hAnsi="微软雅黑"/>
                <w:color w:val="000000" w:themeColor="text1"/>
                <w:sz w:val="21"/>
                <w:szCs w:val="21"/>
              </w:rPr>
            </w:pPr>
            <w:r w:rsidRPr="006E672B">
              <w:rPr>
                <w:rFonts w:ascii="微软雅黑" w:eastAsia="微软雅黑" w:hAnsi="微软雅黑" w:hint="eastAsia"/>
                <w:color w:val="000000" w:themeColor="text1"/>
                <w:sz w:val="21"/>
                <w:szCs w:val="21"/>
              </w:rPr>
              <w:t>2014-11-24</w:t>
            </w:r>
          </w:p>
        </w:tc>
        <w:tc>
          <w:tcPr>
            <w:tcW w:w="1843" w:type="dxa"/>
          </w:tcPr>
          <w:p w:rsidR="00187E20" w:rsidRPr="006E672B" w:rsidRDefault="009C3CA2" w:rsidP="00D95468">
            <w:pPr>
              <w:pStyle w:val="a3"/>
              <w:jc w:val="center"/>
              <w:rPr>
                <w:rFonts w:ascii="微软雅黑" w:eastAsia="微软雅黑" w:hAnsi="微软雅黑"/>
                <w:color w:val="000000" w:themeColor="text1"/>
                <w:sz w:val="21"/>
                <w:szCs w:val="21"/>
              </w:rPr>
            </w:pPr>
            <w:r w:rsidRPr="006E672B">
              <w:rPr>
                <w:rFonts w:ascii="微软雅黑" w:eastAsia="微软雅黑" w:hAnsi="微软雅黑" w:hint="eastAsia"/>
                <w:color w:val="000000" w:themeColor="text1"/>
                <w:sz w:val="21"/>
                <w:szCs w:val="21"/>
              </w:rPr>
              <w:t xml:space="preserve">王玉霞 </w:t>
            </w:r>
          </w:p>
        </w:tc>
        <w:tc>
          <w:tcPr>
            <w:tcW w:w="2835" w:type="dxa"/>
            <w:gridSpan w:val="3"/>
          </w:tcPr>
          <w:p w:rsidR="00187E20" w:rsidRPr="006E672B" w:rsidRDefault="00D42222" w:rsidP="00D95468">
            <w:pPr>
              <w:pStyle w:val="a3"/>
              <w:jc w:val="center"/>
              <w:rPr>
                <w:rFonts w:ascii="微软雅黑" w:eastAsia="微软雅黑" w:hAnsi="微软雅黑"/>
                <w:color w:val="000000" w:themeColor="text1"/>
                <w:sz w:val="21"/>
                <w:szCs w:val="21"/>
              </w:rPr>
            </w:pPr>
            <w:r w:rsidRPr="006E672B">
              <w:rPr>
                <w:rFonts w:ascii="微软雅黑" w:eastAsia="微软雅黑" w:hAnsi="微软雅黑" w:hint="eastAsia"/>
                <w:color w:val="000000" w:themeColor="text1"/>
                <w:sz w:val="21"/>
                <w:szCs w:val="21"/>
              </w:rPr>
              <w:t>新建</w:t>
            </w:r>
          </w:p>
        </w:tc>
        <w:tc>
          <w:tcPr>
            <w:tcW w:w="1418" w:type="dxa"/>
          </w:tcPr>
          <w:p w:rsidR="00187E20" w:rsidRPr="006E672B" w:rsidRDefault="00187E20" w:rsidP="00D95468">
            <w:pPr>
              <w:pStyle w:val="a3"/>
              <w:jc w:val="center"/>
              <w:rPr>
                <w:rFonts w:ascii="微软雅黑" w:eastAsia="微软雅黑" w:hAnsi="微软雅黑"/>
                <w:color w:val="000000" w:themeColor="text1"/>
                <w:sz w:val="21"/>
                <w:szCs w:val="21"/>
              </w:rPr>
            </w:pPr>
          </w:p>
        </w:tc>
      </w:tr>
      <w:tr w:rsidR="00187E20" w:rsidRPr="00307D0F" w:rsidTr="009C3CA2">
        <w:tc>
          <w:tcPr>
            <w:tcW w:w="1384" w:type="dxa"/>
          </w:tcPr>
          <w:p w:rsidR="00187E20" w:rsidRPr="00307D0F" w:rsidRDefault="00307D0F" w:rsidP="00D95468">
            <w:pPr>
              <w:pStyle w:val="a3"/>
              <w:jc w:val="center"/>
              <w:rPr>
                <w:rFonts w:ascii="微软雅黑" w:eastAsia="微软雅黑" w:hAnsi="微软雅黑"/>
                <w:color w:val="000000" w:themeColor="text1"/>
                <w:sz w:val="21"/>
                <w:szCs w:val="21"/>
              </w:rPr>
            </w:pPr>
            <w:r w:rsidRPr="00307D0F">
              <w:rPr>
                <w:rFonts w:ascii="微软雅黑" w:eastAsia="微软雅黑" w:hAnsi="微软雅黑"/>
                <w:color w:val="000000" w:themeColor="text1"/>
                <w:sz w:val="21"/>
                <w:szCs w:val="21"/>
              </w:rPr>
              <w:t>V</w:t>
            </w:r>
            <w:r w:rsidRPr="00307D0F">
              <w:rPr>
                <w:rFonts w:ascii="微软雅黑" w:eastAsia="微软雅黑" w:hAnsi="微软雅黑" w:hint="eastAsia"/>
                <w:color w:val="000000" w:themeColor="text1"/>
                <w:sz w:val="21"/>
                <w:szCs w:val="21"/>
              </w:rPr>
              <w:t>1.1</w:t>
            </w:r>
          </w:p>
        </w:tc>
        <w:tc>
          <w:tcPr>
            <w:tcW w:w="1559" w:type="dxa"/>
          </w:tcPr>
          <w:p w:rsidR="00187E20" w:rsidRPr="00307D0F" w:rsidRDefault="00307D0F" w:rsidP="00D95468">
            <w:pPr>
              <w:pStyle w:val="a3"/>
              <w:jc w:val="center"/>
              <w:rPr>
                <w:rFonts w:ascii="微软雅黑" w:eastAsia="微软雅黑" w:hAnsi="微软雅黑"/>
                <w:color w:val="000000" w:themeColor="text1"/>
                <w:sz w:val="21"/>
                <w:szCs w:val="21"/>
              </w:rPr>
            </w:pPr>
            <w:r w:rsidRPr="00307D0F">
              <w:rPr>
                <w:rFonts w:ascii="微软雅黑" w:eastAsia="微软雅黑" w:hAnsi="微软雅黑" w:hint="eastAsia"/>
                <w:color w:val="000000" w:themeColor="text1"/>
                <w:sz w:val="21"/>
                <w:szCs w:val="21"/>
              </w:rPr>
              <w:t>2014-12-08</w:t>
            </w:r>
          </w:p>
        </w:tc>
        <w:tc>
          <w:tcPr>
            <w:tcW w:w="1843" w:type="dxa"/>
          </w:tcPr>
          <w:p w:rsidR="00187E20" w:rsidRPr="00307D0F" w:rsidRDefault="00307D0F" w:rsidP="00D95468">
            <w:pPr>
              <w:pStyle w:val="a3"/>
              <w:jc w:val="center"/>
              <w:rPr>
                <w:rFonts w:ascii="微软雅黑" w:eastAsia="微软雅黑" w:hAnsi="微软雅黑"/>
                <w:color w:val="000000" w:themeColor="text1"/>
                <w:sz w:val="21"/>
                <w:szCs w:val="21"/>
              </w:rPr>
            </w:pPr>
            <w:r w:rsidRPr="006E672B">
              <w:rPr>
                <w:rFonts w:ascii="微软雅黑" w:eastAsia="微软雅黑" w:hAnsi="微软雅黑" w:hint="eastAsia"/>
                <w:color w:val="000000" w:themeColor="text1"/>
                <w:sz w:val="21"/>
                <w:szCs w:val="21"/>
              </w:rPr>
              <w:t>王玉霞</w:t>
            </w:r>
          </w:p>
        </w:tc>
        <w:tc>
          <w:tcPr>
            <w:tcW w:w="2835" w:type="dxa"/>
            <w:gridSpan w:val="3"/>
          </w:tcPr>
          <w:p w:rsidR="00187E20" w:rsidRPr="00307D0F" w:rsidRDefault="00307D0F" w:rsidP="00D95468">
            <w:pPr>
              <w:pStyle w:val="a3"/>
              <w:jc w:val="center"/>
              <w:rPr>
                <w:rFonts w:ascii="微软雅黑" w:eastAsia="微软雅黑" w:hAnsi="微软雅黑"/>
                <w:color w:val="000000" w:themeColor="text1"/>
                <w:sz w:val="21"/>
                <w:szCs w:val="21"/>
              </w:rPr>
            </w:pPr>
            <w:r>
              <w:rPr>
                <w:rFonts w:ascii="微软雅黑" w:eastAsia="微软雅黑" w:hAnsi="微软雅黑" w:hint="eastAsia"/>
                <w:color w:val="000000" w:themeColor="text1"/>
                <w:sz w:val="21"/>
                <w:szCs w:val="21"/>
              </w:rPr>
              <w:t>调整</w:t>
            </w:r>
            <w:r w:rsidR="004E55B8">
              <w:rPr>
                <w:rFonts w:ascii="微软雅黑" w:eastAsia="微软雅黑" w:hAnsi="微软雅黑" w:hint="eastAsia"/>
                <w:color w:val="000000" w:themeColor="text1"/>
                <w:sz w:val="21"/>
                <w:szCs w:val="21"/>
              </w:rPr>
              <w:t>《</w:t>
            </w:r>
            <w:r>
              <w:rPr>
                <w:rFonts w:ascii="微软雅黑" w:eastAsia="微软雅黑" w:hAnsi="微软雅黑" w:hint="eastAsia"/>
                <w:color w:val="000000" w:themeColor="text1"/>
                <w:sz w:val="21"/>
                <w:szCs w:val="21"/>
              </w:rPr>
              <w:t>附件</w:t>
            </w:r>
            <w:r w:rsidR="000648B5">
              <w:rPr>
                <w:rFonts w:ascii="微软雅黑" w:eastAsia="微软雅黑" w:hAnsi="微软雅黑" w:hint="eastAsia"/>
                <w:color w:val="000000" w:themeColor="text1"/>
                <w:sz w:val="21"/>
                <w:szCs w:val="21"/>
              </w:rPr>
              <w:t>二</w:t>
            </w:r>
            <w:r w:rsidR="004E55B8">
              <w:rPr>
                <w:rFonts w:ascii="微软雅黑" w:eastAsia="微软雅黑" w:hAnsi="微软雅黑" w:hint="eastAsia"/>
                <w:color w:val="000000" w:themeColor="text1"/>
                <w:sz w:val="21"/>
                <w:szCs w:val="21"/>
              </w:rPr>
              <w:t>》</w:t>
            </w:r>
          </w:p>
        </w:tc>
        <w:tc>
          <w:tcPr>
            <w:tcW w:w="1418" w:type="dxa"/>
          </w:tcPr>
          <w:p w:rsidR="00187E20" w:rsidRPr="00307D0F" w:rsidRDefault="00187E20" w:rsidP="00D95468">
            <w:pPr>
              <w:pStyle w:val="a3"/>
              <w:jc w:val="center"/>
              <w:rPr>
                <w:rFonts w:ascii="微软雅黑" w:eastAsia="微软雅黑" w:hAnsi="微软雅黑"/>
                <w:color w:val="000000" w:themeColor="text1"/>
                <w:sz w:val="21"/>
                <w:szCs w:val="21"/>
              </w:rPr>
            </w:pPr>
          </w:p>
        </w:tc>
      </w:tr>
      <w:tr w:rsidR="00645482" w:rsidRPr="00307D0F" w:rsidTr="009C3CA2">
        <w:tc>
          <w:tcPr>
            <w:tcW w:w="1384" w:type="dxa"/>
          </w:tcPr>
          <w:p w:rsidR="00645482" w:rsidRPr="00307D0F" w:rsidRDefault="00645482" w:rsidP="00D95468">
            <w:pPr>
              <w:pStyle w:val="a3"/>
              <w:jc w:val="center"/>
              <w:rPr>
                <w:rFonts w:ascii="微软雅黑" w:eastAsia="微软雅黑" w:hAnsi="微软雅黑"/>
                <w:color w:val="000000" w:themeColor="text1"/>
                <w:sz w:val="21"/>
                <w:szCs w:val="21"/>
              </w:rPr>
            </w:pPr>
            <w:r>
              <w:rPr>
                <w:rFonts w:ascii="微软雅黑" w:eastAsia="微软雅黑" w:hAnsi="微软雅黑"/>
                <w:color w:val="000000" w:themeColor="text1"/>
                <w:sz w:val="21"/>
                <w:szCs w:val="21"/>
              </w:rPr>
              <w:t>V</w:t>
            </w:r>
            <w:r>
              <w:rPr>
                <w:rFonts w:ascii="微软雅黑" w:eastAsia="微软雅黑" w:hAnsi="微软雅黑" w:hint="eastAsia"/>
                <w:color w:val="000000" w:themeColor="text1"/>
                <w:sz w:val="21"/>
                <w:szCs w:val="21"/>
              </w:rPr>
              <w:t>1.2</w:t>
            </w:r>
          </w:p>
        </w:tc>
        <w:tc>
          <w:tcPr>
            <w:tcW w:w="1559" w:type="dxa"/>
          </w:tcPr>
          <w:p w:rsidR="00645482" w:rsidRPr="00307D0F" w:rsidRDefault="00645482" w:rsidP="00D95468">
            <w:pPr>
              <w:pStyle w:val="a3"/>
              <w:jc w:val="center"/>
              <w:rPr>
                <w:rFonts w:ascii="微软雅黑" w:eastAsia="微软雅黑" w:hAnsi="微软雅黑"/>
                <w:color w:val="000000" w:themeColor="text1"/>
                <w:sz w:val="21"/>
                <w:szCs w:val="21"/>
              </w:rPr>
            </w:pPr>
            <w:r w:rsidRPr="00307D0F">
              <w:rPr>
                <w:rFonts w:ascii="微软雅黑" w:eastAsia="微软雅黑" w:hAnsi="微软雅黑" w:hint="eastAsia"/>
                <w:color w:val="000000" w:themeColor="text1"/>
                <w:sz w:val="21"/>
                <w:szCs w:val="21"/>
              </w:rPr>
              <w:t>2014-12-</w:t>
            </w:r>
            <w:r>
              <w:rPr>
                <w:rFonts w:ascii="微软雅黑" w:eastAsia="微软雅黑" w:hAnsi="微软雅黑" w:hint="eastAsia"/>
                <w:color w:val="000000" w:themeColor="text1"/>
                <w:sz w:val="21"/>
                <w:szCs w:val="21"/>
              </w:rPr>
              <w:t>22</w:t>
            </w:r>
          </w:p>
        </w:tc>
        <w:tc>
          <w:tcPr>
            <w:tcW w:w="1843" w:type="dxa"/>
          </w:tcPr>
          <w:p w:rsidR="00645482" w:rsidRPr="006E672B" w:rsidRDefault="00645482" w:rsidP="00D95468">
            <w:pPr>
              <w:pStyle w:val="a3"/>
              <w:jc w:val="center"/>
              <w:rPr>
                <w:rFonts w:ascii="微软雅黑" w:eastAsia="微软雅黑" w:hAnsi="微软雅黑"/>
                <w:color w:val="000000" w:themeColor="text1"/>
                <w:sz w:val="21"/>
                <w:szCs w:val="21"/>
              </w:rPr>
            </w:pPr>
          </w:p>
        </w:tc>
        <w:tc>
          <w:tcPr>
            <w:tcW w:w="2835" w:type="dxa"/>
            <w:gridSpan w:val="3"/>
          </w:tcPr>
          <w:p w:rsidR="00645482" w:rsidRDefault="00645482" w:rsidP="00D95468">
            <w:pPr>
              <w:pStyle w:val="a3"/>
              <w:jc w:val="center"/>
              <w:rPr>
                <w:rFonts w:ascii="微软雅黑" w:eastAsia="微软雅黑" w:hAnsi="微软雅黑"/>
                <w:color w:val="000000" w:themeColor="text1"/>
                <w:sz w:val="21"/>
                <w:szCs w:val="21"/>
              </w:rPr>
            </w:pPr>
          </w:p>
        </w:tc>
        <w:tc>
          <w:tcPr>
            <w:tcW w:w="1418" w:type="dxa"/>
          </w:tcPr>
          <w:p w:rsidR="00645482" w:rsidRPr="00307D0F" w:rsidRDefault="00645482" w:rsidP="00D95468">
            <w:pPr>
              <w:pStyle w:val="a3"/>
              <w:jc w:val="center"/>
              <w:rPr>
                <w:rFonts w:ascii="微软雅黑" w:eastAsia="微软雅黑" w:hAnsi="微软雅黑"/>
                <w:color w:val="000000" w:themeColor="text1"/>
                <w:sz w:val="21"/>
                <w:szCs w:val="21"/>
              </w:rPr>
            </w:pPr>
          </w:p>
        </w:tc>
      </w:tr>
      <w:tr w:rsidR="00187E20" w:rsidRPr="006E672B" w:rsidTr="00D95468">
        <w:tc>
          <w:tcPr>
            <w:tcW w:w="9039" w:type="dxa"/>
            <w:gridSpan w:val="7"/>
          </w:tcPr>
          <w:p w:rsidR="000C176B" w:rsidRPr="006E672B" w:rsidRDefault="00187E20" w:rsidP="000C176B">
            <w:pPr>
              <w:wordWrap w:val="0"/>
              <w:ind w:right="420"/>
              <w:rPr>
                <w:rFonts w:ascii="微软雅黑" w:eastAsia="微软雅黑" w:hAnsi="微软雅黑"/>
                <w:color w:val="000000" w:themeColor="text1"/>
                <w:sz w:val="21"/>
                <w:szCs w:val="21"/>
              </w:rPr>
            </w:pPr>
            <w:r w:rsidRPr="006E672B">
              <w:rPr>
                <w:rFonts w:ascii="微软雅黑" w:eastAsia="微软雅黑" w:hAnsi="微软雅黑" w:hint="eastAsia"/>
                <w:color w:val="000000" w:themeColor="text1"/>
                <w:sz w:val="21"/>
                <w:szCs w:val="21"/>
              </w:rPr>
              <w:t>变更描述：新建、修改、增加</w:t>
            </w:r>
          </w:p>
          <w:p w:rsidR="00187E20" w:rsidRPr="006E672B" w:rsidRDefault="00187E20" w:rsidP="000C176B">
            <w:pPr>
              <w:wordWrap w:val="0"/>
              <w:ind w:right="420"/>
              <w:rPr>
                <w:rFonts w:ascii="微软雅黑" w:eastAsia="微软雅黑" w:hAnsi="微软雅黑"/>
                <w:color w:val="000000" w:themeColor="text1"/>
                <w:sz w:val="21"/>
                <w:szCs w:val="21"/>
              </w:rPr>
            </w:pPr>
            <w:r w:rsidRPr="006E672B">
              <w:rPr>
                <w:rFonts w:ascii="微软雅黑" w:eastAsia="微软雅黑" w:hAnsi="微软雅黑" w:hint="eastAsia"/>
                <w:color w:val="000000" w:themeColor="text1"/>
                <w:sz w:val="21"/>
                <w:szCs w:val="21"/>
              </w:rPr>
              <w:t>完成状态：设计中、讨论中、已评审</w:t>
            </w:r>
          </w:p>
        </w:tc>
      </w:tr>
      <w:tr w:rsidR="00AD4A9E" w:rsidRPr="006E672B" w:rsidTr="00387237">
        <w:tc>
          <w:tcPr>
            <w:tcW w:w="9039" w:type="dxa"/>
            <w:gridSpan w:val="7"/>
            <w:shd w:val="clear" w:color="auto" w:fill="BFBFBF" w:themeFill="background1" w:themeFillShade="BF"/>
          </w:tcPr>
          <w:p w:rsidR="00AD4A9E" w:rsidRPr="006E672B" w:rsidRDefault="00AD4A9E" w:rsidP="00D95468">
            <w:pPr>
              <w:rPr>
                <w:rFonts w:ascii="微软雅黑" w:eastAsia="微软雅黑" w:hAnsi="微软雅黑"/>
                <w:b/>
                <w:color w:val="000000" w:themeColor="text1"/>
                <w:sz w:val="21"/>
                <w:szCs w:val="21"/>
              </w:rPr>
            </w:pPr>
            <w:r w:rsidRPr="006E672B">
              <w:rPr>
                <w:rFonts w:ascii="微软雅黑" w:eastAsia="微软雅黑" w:hAnsi="微软雅黑" w:hint="eastAsia"/>
                <w:b/>
                <w:color w:val="000000" w:themeColor="text1"/>
                <w:sz w:val="21"/>
                <w:szCs w:val="21"/>
              </w:rPr>
              <w:t>评审记录</w:t>
            </w:r>
          </w:p>
        </w:tc>
      </w:tr>
      <w:tr w:rsidR="005A749E" w:rsidRPr="006E672B" w:rsidTr="00980F99">
        <w:tc>
          <w:tcPr>
            <w:tcW w:w="1384" w:type="dxa"/>
          </w:tcPr>
          <w:p w:rsidR="005A749E" w:rsidRPr="006E672B" w:rsidRDefault="005A749E" w:rsidP="00D95468">
            <w:pPr>
              <w:rPr>
                <w:rFonts w:ascii="微软雅黑" w:eastAsia="微软雅黑" w:hAnsi="微软雅黑"/>
                <w:b/>
                <w:color w:val="000000" w:themeColor="text1"/>
                <w:sz w:val="21"/>
                <w:szCs w:val="21"/>
              </w:rPr>
            </w:pPr>
            <w:r w:rsidRPr="006E672B">
              <w:rPr>
                <w:rFonts w:ascii="微软雅黑" w:eastAsia="微软雅黑" w:hAnsi="微软雅黑" w:hint="eastAsia"/>
                <w:b/>
                <w:color w:val="000000" w:themeColor="text1"/>
                <w:sz w:val="21"/>
                <w:szCs w:val="21"/>
              </w:rPr>
              <w:t>评审时间</w:t>
            </w:r>
          </w:p>
        </w:tc>
        <w:tc>
          <w:tcPr>
            <w:tcW w:w="3686" w:type="dxa"/>
            <w:gridSpan w:val="3"/>
          </w:tcPr>
          <w:p w:rsidR="005A749E" w:rsidRPr="006E672B" w:rsidRDefault="005A749E" w:rsidP="00D95468">
            <w:pPr>
              <w:rPr>
                <w:rFonts w:ascii="微软雅黑" w:eastAsia="微软雅黑" w:hAnsi="微软雅黑"/>
                <w:b/>
                <w:color w:val="000000" w:themeColor="text1"/>
                <w:sz w:val="21"/>
                <w:szCs w:val="21"/>
              </w:rPr>
            </w:pPr>
            <w:r w:rsidRPr="006E672B">
              <w:rPr>
                <w:rFonts w:ascii="微软雅黑" w:eastAsia="微软雅黑" w:hAnsi="微软雅黑" w:hint="eastAsia"/>
                <w:b/>
                <w:color w:val="000000" w:themeColor="text1"/>
                <w:sz w:val="21"/>
                <w:szCs w:val="21"/>
              </w:rPr>
              <w:t>参与评审人员</w:t>
            </w:r>
          </w:p>
        </w:tc>
        <w:tc>
          <w:tcPr>
            <w:tcW w:w="2268" w:type="dxa"/>
          </w:tcPr>
          <w:p w:rsidR="005A749E" w:rsidRPr="006E672B" w:rsidRDefault="005A749E" w:rsidP="00D95468">
            <w:pPr>
              <w:rPr>
                <w:rFonts w:ascii="微软雅黑" w:eastAsia="微软雅黑" w:hAnsi="微软雅黑"/>
                <w:b/>
                <w:color w:val="000000" w:themeColor="text1"/>
                <w:sz w:val="21"/>
                <w:szCs w:val="21"/>
              </w:rPr>
            </w:pPr>
            <w:r w:rsidRPr="006E672B">
              <w:rPr>
                <w:rFonts w:ascii="微软雅黑" w:eastAsia="微软雅黑" w:hAnsi="微软雅黑" w:hint="eastAsia"/>
                <w:b/>
                <w:color w:val="000000" w:themeColor="text1"/>
                <w:sz w:val="21"/>
                <w:szCs w:val="21"/>
              </w:rPr>
              <w:t>评审结果</w:t>
            </w:r>
          </w:p>
        </w:tc>
        <w:tc>
          <w:tcPr>
            <w:tcW w:w="1701" w:type="dxa"/>
            <w:gridSpan w:val="2"/>
          </w:tcPr>
          <w:p w:rsidR="005A749E" w:rsidRPr="006E672B" w:rsidRDefault="005A749E" w:rsidP="00D95468">
            <w:pPr>
              <w:rPr>
                <w:rFonts w:ascii="微软雅黑" w:eastAsia="微软雅黑" w:hAnsi="微软雅黑"/>
                <w:b/>
                <w:color w:val="000000" w:themeColor="text1"/>
                <w:sz w:val="21"/>
                <w:szCs w:val="21"/>
              </w:rPr>
            </w:pPr>
            <w:r w:rsidRPr="006E672B">
              <w:rPr>
                <w:rFonts w:ascii="微软雅黑" w:eastAsia="微软雅黑" w:hAnsi="微软雅黑" w:hint="eastAsia"/>
                <w:b/>
                <w:color w:val="000000" w:themeColor="text1"/>
                <w:sz w:val="21"/>
                <w:szCs w:val="21"/>
              </w:rPr>
              <w:t>备注</w:t>
            </w:r>
          </w:p>
        </w:tc>
      </w:tr>
      <w:tr w:rsidR="005A749E" w:rsidRPr="006E672B" w:rsidTr="00980F99">
        <w:tc>
          <w:tcPr>
            <w:tcW w:w="1384" w:type="dxa"/>
          </w:tcPr>
          <w:p w:rsidR="005A749E" w:rsidRPr="006E672B" w:rsidRDefault="00A51593" w:rsidP="00D95468">
            <w:pPr>
              <w:rPr>
                <w:rFonts w:ascii="微软雅黑" w:eastAsia="微软雅黑" w:hAnsi="微软雅黑"/>
                <w:color w:val="000000" w:themeColor="text1"/>
                <w:sz w:val="21"/>
                <w:szCs w:val="21"/>
              </w:rPr>
            </w:pPr>
            <w:r>
              <w:rPr>
                <w:rFonts w:ascii="微软雅黑" w:eastAsia="微软雅黑" w:hAnsi="微软雅黑"/>
                <w:color w:val="000000" w:themeColor="text1"/>
                <w:sz w:val="21"/>
                <w:szCs w:val="21"/>
              </w:rPr>
              <w:t>2014/12/</w:t>
            </w:r>
            <w:r>
              <w:rPr>
                <w:rFonts w:ascii="微软雅黑" w:eastAsia="微软雅黑" w:hAnsi="微软雅黑" w:hint="eastAsia"/>
                <w:color w:val="000000" w:themeColor="text1"/>
                <w:sz w:val="21"/>
                <w:szCs w:val="21"/>
              </w:rPr>
              <w:t>3</w:t>
            </w:r>
          </w:p>
        </w:tc>
        <w:tc>
          <w:tcPr>
            <w:tcW w:w="3686" w:type="dxa"/>
            <w:gridSpan w:val="3"/>
          </w:tcPr>
          <w:p w:rsidR="005A749E" w:rsidRPr="00B17645" w:rsidRDefault="00B17645" w:rsidP="00B17645">
            <w:pPr>
              <w:rPr>
                <w:rFonts w:ascii="微软雅黑" w:eastAsia="微软雅黑" w:hAnsi="微软雅黑" w:cs="MS Shell Dlg 2"/>
                <w:color w:val="000000"/>
                <w:szCs w:val="18"/>
              </w:rPr>
            </w:pPr>
            <w:r w:rsidRPr="00B17645">
              <w:rPr>
                <w:rFonts w:ascii="微软雅黑" w:eastAsia="微软雅黑" w:hAnsi="微软雅黑" w:hint="eastAsia"/>
                <w:color w:val="000000" w:themeColor="text1"/>
                <w:sz w:val="21"/>
                <w:szCs w:val="21"/>
              </w:rPr>
              <w:t>王成周、王沛、许红轩、苗曼曼、裴微、曹英、吴湘岚、徐建文、王琪、王玉霞</w:t>
            </w:r>
          </w:p>
        </w:tc>
        <w:tc>
          <w:tcPr>
            <w:tcW w:w="2268" w:type="dxa"/>
          </w:tcPr>
          <w:p w:rsidR="005A749E" w:rsidRPr="006E672B" w:rsidRDefault="00B17645" w:rsidP="00D95468">
            <w:pPr>
              <w:rPr>
                <w:rFonts w:ascii="微软雅黑" w:eastAsia="微软雅黑" w:hAnsi="微软雅黑"/>
                <w:color w:val="000000" w:themeColor="text1"/>
                <w:sz w:val="21"/>
                <w:szCs w:val="21"/>
              </w:rPr>
            </w:pPr>
            <w:r>
              <w:rPr>
                <w:rFonts w:ascii="微软雅黑" w:eastAsia="微软雅黑" w:hAnsi="微软雅黑" w:hint="eastAsia"/>
                <w:color w:val="000000" w:themeColor="text1"/>
                <w:sz w:val="21"/>
                <w:szCs w:val="21"/>
              </w:rPr>
              <w:t>已通过</w:t>
            </w:r>
          </w:p>
        </w:tc>
        <w:tc>
          <w:tcPr>
            <w:tcW w:w="1701" w:type="dxa"/>
            <w:gridSpan w:val="2"/>
          </w:tcPr>
          <w:p w:rsidR="005A749E" w:rsidRPr="006E672B" w:rsidRDefault="005A749E" w:rsidP="00D95468">
            <w:pPr>
              <w:rPr>
                <w:rFonts w:ascii="微软雅黑" w:eastAsia="微软雅黑" w:hAnsi="微软雅黑"/>
                <w:color w:val="000000" w:themeColor="text1"/>
                <w:sz w:val="21"/>
                <w:szCs w:val="21"/>
              </w:rPr>
            </w:pPr>
          </w:p>
        </w:tc>
      </w:tr>
      <w:tr w:rsidR="005A749E" w:rsidRPr="006E672B" w:rsidTr="00980F99">
        <w:tc>
          <w:tcPr>
            <w:tcW w:w="1384" w:type="dxa"/>
          </w:tcPr>
          <w:p w:rsidR="005A749E" w:rsidRPr="006E672B" w:rsidRDefault="005A749E" w:rsidP="00D95468">
            <w:pPr>
              <w:rPr>
                <w:rFonts w:ascii="微软雅黑" w:eastAsia="微软雅黑" w:hAnsi="微软雅黑"/>
                <w:color w:val="000000" w:themeColor="text1"/>
                <w:sz w:val="21"/>
                <w:szCs w:val="21"/>
              </w:rPr>
            </w:pPr>
          </w:p>
        </w:tc>
        <w:tc>
          <w:tcPr>
            <w:tcW w:w="3686" w:type="dxa"/>
            <w:gridSpan w:val="3"/>
          </w:tcPr>
          <w:p w:rsidR="005A749E" w:rsidRPr="006E672B" w:rsidRDefault="005A749E" w:rsidP="00D95468">
            <w:pPr>
              <w:rPr>
                <w:rFonts w:ascii="微软雅黑" w:eastAsia="微软雅黑" w:hAnsi="微软雅黑"/>
                <w:color w:val="000000" w:themeColor="text1"/>
                <w:sz w:val="21"/>
                <w:szCs w:val="21"/>
              </w:rPr>
            </w:pPr>
          </w:p>
        </w:tc>
        <w:tc>
          <w:tcPr>
            <w:tcW w:w="2268" w:type="dxa"/>
          </w:tcPr>
          <w:p w:rsidR="005A749E" w:rsidRPr="006E672B" w:rsidRDefault="005A749E" w:rsidP="00D95468">
            <w:pPr>
              <w:rPr>
                <w:rFonts w:ascii="微软雅黑" w:eastAsia="微软雅黑" w:hAnsi="微软雅黑"/>
                <w:color w:val="000000" w:themeColor="text1"/>
                <w:sz w:val="21"/>
                <w:szCs w:val="21"/>
              </w:rPr>
            </w:pPr>
          </w:p>
        </w:tc>
        <w:tc>
          <w:tcPr>
            <w:tcW w:w="1701" w:type="dxa"/>
            <w:gridSpan w:val="2"/>
          </w:tcPr>
          <w:p w:rsidR="005A749E" w:rsidRPr="006E672B" w:rsidRDefault="005A749E" w:rsidP="00D95468">
            <w:pPr>
              <w:rPr>
                <w:rFonts w:ascii="微软雅黑" w:eastAsia="微软雅黑" w:hAnsi="微软雅黑"/>
                <w:color w:val="000000" w:themeColor="text1"/>
                <w:sz w:val="21"/>
                <w:szCs w:val="21"/>
              </w:rPr>
            </w:pPr>
          </w:p>
        </w:tc>
      </w:tr>
      <w:tr w:rsidR="005A749E" w:rsidRPr="006E672B" w:rsidTr="00D95468">
        <w:tc>
          <w:tcPr>
            <w:tcW w:w="9039" w:type="dxa"/>
            <w:gridSpan w:val="7"/>
          </w:tcPr>
          <w:p w:rsidR="005A749E" w:rsidRPr="006E672B" w:rsidRDefault="005A749E" w:rsidP="00D95468">
            <w:pPr>
              <w:rPr>
                <w:rFonts w:ascii="微软雅黑" w:eastAsia="微软雅黑" w:hAnsi="微软雅黑"/>
                <w:color w:val="000000" w:themeColor="text1"/>
                <w:sz w:val="21"/>
                <w:szCs w:val="21"/>
              </w:rPr>
            </w:pPr>
            <w:r w:rsidRPr="006E672B">
              <w:rPr>
                <w:rFonts w:ascii="微软雅黑" w:eastAsia="微软雅黑" w:hAnsi="微软雅黑" w:hint="eastAsia"/>
                <w:color w:val="000000" w:themeColor="text1"/>
                <w:sz w:val="21"/>
                <w:szCs w:val="21"/>
              </w:rPr>
              <w:t>评审结果：待修改、已通过</w:t>
            </w:r>
          </w:p>
        </w:tc>
      </w:tr>
      <w:tr w:rsidR="000C176B" w:rsidRPr="006E672B" w:rsidTr="00D95468">
        <w:tc>
          <w:tcPr>
            <w:tcW w:w="9039" w:type="dxa"/>
            <w:gridSpan w:val="7"/>
            <w:shd w:val="clear" w:color="auto" w:fill="BFBFBF" w:themeFill="background1" w:themeFillShade="BF"/>
          </w:tcPr>
          <w:p w:rsidR="000C176B" w:rsidRPr="006E672B" w:rsidRDefault="000C176B" w:rsidP="00D95468">
            <w:pPr>
              <w:rPr>
                <w:rFonts w:ascii="微软雅黑" w:eastAsia="微软雅黑" w:hAnsi="微软雅黑"/>
                <w:b/>
                <w:color w:val="000000" w:themeColor="text1"/>
                <w:sz w:val="21"/>
                <w:szCs w:val="21"/>
              </w:rPr>
            </w:pPr>
            <w:r w:rsidRPr="006E672B">
              <w:rPr>
                <w:rFonts w:ascii="微软雅黑" w:eastAsia="微软雅黑" w:hAnsi="微软雅黑" w:hint="eastAsia"/>
                <w:b/>
                <w:color w:val="000000" w:themeColor="text1"/>
                <w:sz w:val="21"/>
                <w:szCs w:val="21"/>
              </w:rPr>
              <w:t>文档目录</w:t>
            </w:r>
          </w:p>
        </w:tc>
      </w:tr>
      <w:tr w:rsidR="000C176B" w:rsidRPr="006E672B" w:rsidTr="00D95468">
        <w:tc>
          <w:tcPr>
            <w:tcW w:w="9039" w:type="dxa"/>
            <w:gridSpan w:val="7"/>
          </w:tcPr>
          <w:sdt>
            <w:sdtPr>
              <w:rPr>
                <w:rFonts w:ascii="Arial" w:hAnsi="Arial"/>
                <w:b w:val="0"/>
                <w:bCs w:val="0"/>
                <w:color w:val="000000" w:themeColor="text1"/>
                <w:sz w:val="20"/>
                <w:szCs w:val="20"/>
                <w:lang w:val="zh-CN" w:eastAsia="zh-CN"/>
              </w:rPr>
              <w:id w:val="-1662689189"/>
              <w:docPartObj>
                <w:docPartGallery w:val="Table of Contents"/>
                <w:docPartUnique/>
              </w:docPartObj>
            </w:sdtPr>
            <w:sdtEndPr/>
            <w:sdtContent>
              <w:p w:rsidR="00C63FF8" w:rsidRPr="006E672B" w:rsidRDefault="00C63FF8">
                <w:pPr>
                  <w:pStyle w:val="TOC"/>
                  <w:rPr>
                    <w:color w:val="000000" w:themeColor="text1"/>
                  </w:rPr>
                </w:pPr>
                <w:r w:rsidRPr="006E672B">
                  <w:rPr>
                    <w:color w:val="000000" w:themeColor="text1"/>
                    <w:lang w:val="zh-CN" w:eastAsia="zh-CN"/>
                  </w:rPr>
                  <w:t>目录</w:t>
                </w:r>
              </w:p>
              <w:p w:rsidR="00F36238" w:rsidRDefault="00E45C22">
                <w:pPr>
                  <w:pStyle w:val="20"/>
                  <w:tabs>
                    <w:tab w:val="left" w:pos="600"/>
                    <w:tab w:val="right" w:leader="dot" w:pos="8448"/>
                  </w:tabs>
                  <w:rPr>
                    <w:rFonts w:asciiTheme="minorHAnsi" w:eastAsiaTheme="minorEastAsia" w:hAnsiTheme="minorHAnsi" w:cstheme="minorBidi"/>
                    <w:noProof/>
                    <w:kern w:val="2"/>
                    <w:sz w:val="21"/>
                    <w:szCs w:val="22"/>
                  </w:rPr>
                </w:pPr>
                <w:r w:rsidRPr="006E672B">
                  <w:rPr>
                    <w:color w:val="000000" w:themeColor="text1"/>
                  </w:rPr>
                  <w:fldChar w:fldCharType="begin"/>
                </w:r>
                <w:r w:rsidR="00C63FF8" w:rsidRPr="006E672B">
                  <w:rPr>
                    <w:color w:val="000000" w:themeColor="text1"/>
                  </w:rPr>
                  <w:instrText xml:space="preserve"> TOC \o "1-3" \h \z \u </w:instrText>
                </w:r>
                <w:r w:rsidRPr="006E672B">
                  <w:rPr>
                    <w:color w:val="000000" w:themeColor="text1"/>
                  </w:rPr>
                  <w:fldChar w:fldCharType="separate"/>
                </w:r>
                <w:hyperlink w:anchor="_Toc408154414" w:history="1">
                  <w:r w:rsidR="00F36238" w:rsidRPr="001D30B7">
                    <w:rPr>
                      <w:rStyle w:val="ae"/>
                      <w:noProof/>
                    </w:rPr>
                    <w:t>1.</w:t>
                  </w:r>
                  <w:r w:rsidR="00F36238">
                    <w:rPr>
                      <w:rFonts w:asciiTheme="minorHAnsi" w:eastAsiaTheme="minorEastAsia" w:hAnsiTheme="minorHAnsi" w:cstheme="minorBidi"/>
                      <w:noProof/>
                      <w:kern w:val="2"/>
                      <w:sz w:val="21"/>
                      <w:szCs w:val="22"/>
                    </w:rPr>
                    <w:tab/>
                  </w:r>
                  <w:r w:rsidR="00F36238" w:rsidRPr="001D30B7">
                    <w:rPr>
                      <w:rStyle w:val="ae"/>
                      <w:rFonts w:hint="eastAsia"/>
                      <w:noProof/>
                    </w:rPr>
                    <w:t>需求说明</w:t>
                  </w:r>
                  <w:r w:rsidR="00F36238">
                    <w:rPr>
                      <w:noProof/>
                      <w:webHidden/>
                    </w:rPr>
                    <w:tab/>
                  </w:r>
                  <w:r w:rsidR="00F36238">
                    <w:rPr>
                      <w:noProof/>
                      <w:webHidden/>
                    </w:rPr>
                    <w:fldChar w:fldCharType="begin"/>
                  </w:r>
                  <w:r w:rsidR="00F36238">
                    <w:rPr>
                      <w:noProof/>
                      <w:webHidden/>
                    </w:rPr>
                    <w:instrText xml:space="preserve"> PAGEREF _Toc408154414 \h </w:instrText>
                  </w:r>
                  <w:r w:rsidR="00F36238">
                    <w:rPr>
                      <w:noProof/>
                      <w:webHidden/>
                    </w:rPr>
                  </w:r>
                  <w:r w:rsidR="00F36238">
                    <w:rPr>
                      <w:noProof/>
                      <w:webHidden/>
                    </w:rPr>
                    <w:fldChar w:fldCharType="separate"/>
                  </w:r>
                  <w:r w:rsidR="00F36238">
                    <w:rPr>
                      <w:noProof/>
                      <w:webHidden/>
                    </w:rPr>
                    <w:t>3</w:t>
                  </w:r>
                  <w:r w:rsidR="00F36238">
                    <w:rPr>
                      <w:noProof/>
                      <w:webHidden/>
                    </w:rPr>
                    <w:fldChar w:fldCharType="end"/>
                  </w:r>
                </w:hyperlink>
              </w:p>
              <w:p w:rsidR="00F36238" w:rsidRDefault="00075931">
                <w:pPr>
                  <w:pStyle w:val="20"/>
                  <w:tabs>
                    <w:tab w:val="left" w:pos="800"/>
                    <w:tab w:val="right" w:leader="dot" w:pos="8448"/>
                  </w:tabs>
                  <w:rPr>
                    <w:rFonts w:asciiTheme="minorHAnsi" w:eastAsiaTheme="minorEastAsia" w:hAnsiTheme="minorHAnsi" w:cstheme="minorBidi"/>
                    <w:noProof/>
                    <w:kern w:val="2"/>
                    <w:sz w:val="21"/>
                    <w:szCs w:val="22"/>
                  </w:rPr>
                </w:pPr>
                <w:hyperlink w:anchor="_Toc408154415" w:history="1">
                  <w:r w:rsidR="00F36238" w:rsidRPr="001D30B7">
                    <w:rPr>
                      <w:rStyle w:val="ae"/>
                      <w:noProof/>
                    </w:rPr>
                    <w:t>1.1.</w:t>
                  </w:r>
                  <w:r w:rsidR="00F36238">
                    <w:rPr>
                      <w:rFonts w:asciiTheme="minorHAnsi" w:eastAsiaTheme="minorEastAsia" w:hAnsiTheme="minorHAnsi" w:cstheme="minorBidi"/>
                      <w:noProof/>
                      <w:kern w:val="2"/>
                      <w:sz w:val="21"/>
                      <w:szCs w:val="22"/>
                    </w:rPr>
                    <w:tab/>
                  </w:r>
                  <w:r w:rsidR="00F36238" w:rsidRPr="001D30B7">
                    <w:rPr>
                      <w:rStyle w:val="ae"/>
                      <w:rFonts w:hint="eastAsia"/>
                      <w:noProof/>
                    </w:rPr>
                    <w:t>需求简述</w:t>
                  </w:r>
                  <w:r w:rsidR="00F36238">
                    <w:rPr>
                      <w:noProof/>
                      <w:webHidden/>
                    </w:rPr>
                    <w:tab/>
                  </w:r>
                  <w:r w:rsidR="00F36238">
                    <w:rPr>
                      <w:noProof/>
                      <w:webHidden/>
                    </w:rPr>
                    <w:fldChar w:fldCharType="begin"/>
                  </w:r>
                  <w:r w:rsidR="00F36238">
                    <w:rPr>
                      <w:noProof/>
                      <w:webHidden/>
                    </w:rPr>
                    <w:instrText xml:space="preserve"> PAGEREF _Toc408154415 \h </w:instrText>
                  </w:r>
                  <w:r w:rsidR="00F36238">
                    <w:rPr>
                      <w:noProof/>
                      <w:webHidden/>
                    </w:rPr>
                  </w:r>
                  <w:r w:rsidR="00F36238">
                    <w:rPr>
                      <w:noProof/>
                      <w:webHidden/>
                    </w:rPr>
                    <w:fldChar w:fldCharType="separate"/>
                  </w:r>
                  <w:r w:rsidR="00F36238">
                    <w:rPr>
                      <w:noProof/>
                      <w:webHidden/>
                    </w:rPr>
                    <w:t>3</w:t>
                  </w:r>
                  <w:r w:rsidR="00F36238">
                    <w:rPr>
                      <w:noProof/>
                      <w:webHidden/>
                    </w:rPr>
                    <w:fldChar w:fldCharType="end"/>
                  </w:r>
                </w:hyperlink>
              </w:p>
              <w:p w:rsidR="00F36238" w:rsidRDefault="00075931">
                <w:pPr>
                  <w:pStyle w:val="20"/>
                  <w:tabs>
                    <w:tab w:val="left" w:pos="800"/>
                    <w:tab w:val="right" w:leader="dot" w:pos="8448"/>
                  </w:tabs>
                  <w:rPr>
                    <w:rFonts w:asciiTheme="minorHAnsi" w:eastAsiaTheme="minorEastAsia" w:hAnsiTheme="minorHAnsi" w:cstheme="minorBidi"/>
                    <w:noProof/>
                    <w:kern w:val="2"/>
                    <w:sz w:val="21"/>
                    <w:szCs w:val="22"/>
                  </w:rPr>
                </w:pPr>
                <w:hyperlink w:anchor="_Toc408154416" w:history="1">
                  <w:r w:rsidR="00F36238" w:rsidRPr="001D30B7">
                    <w:rPr>
                      <w:rStyle w:val="ae"/>
                      <w:noProof/>
                    </w:rPr>
                    <w:t>1.2.</w:t>
                  </w:r>
                  <w:r w:rsidR="00F36238">
                    <w:rPr>
                      <w:rFonts w:asciiTheme="minorHAnsi" w:eastAsiaTheme="minorEastAsia" w:hAnsiTheme="minorHAnsi" w:cstheme="minorBidi"/>
                      <w:noProof/>
                      <w:kern w:val="2"/>
                      <w:sz w:val="21"/>
                      <w:szCs w:val="22"/>
                    </w:rPr>
                    <w:tab/>
                  </w:r>
                  <w:r w:rsidR="00F36238" w:rsidRPr="001D30B7">
                    <w:rPr>
                      <w:rStyle w:val="ae"/>
                      <w:rFonts w:hint="eastAsia"/>
                      <w:noProof/>
                    </w:rPr>
                    <w:t>需求来源</w:t>
                  </w:r>
                  <w:r w:rsidR="00F36238">
                    <w:rPr>
                      <w:noProof/>
                      <w:webHidden/>
                    </w:rPr>
                    <w:tab/>
                  </w:r>
                  <w:r w:rsidR="00F36238">
                    <w:rPr>
                      <w:noProof/>
                      <w:webHidden/>
                    </w:rPr>
                    <w:fldChar w:fldCharType="begin"/>
                  </w:r>
                  <w:r w:rsidR="00F36238">
                    <w:rPr>
                      <w:noProof/>
                      <w:webHidden/>
                    </w:rPr>
                    <w:instrText xml:space="preserve"> PAGEREF _Toc408154416 \h </w:instrText>
                  </w:r>
                  <w:r w:rsidR="00F36238">
                    <w:rPr>
                      <w:noProof/>
                      <w:webHidden/>
                    </w:rPr>
                  </w:r>
                  <w:r w:rsidR="00F36238">
                    <w:rPr>
                      <w:noProof/>
                      <w:webHidden/>
                    </w:rPr>
                    <w:fldChar w:fldCharType="separate"/>
                  </w:r>
                  <w:r w:rsidR="00F36238">
                    <w:rPr>
                      <w:noProof/>
                      <w:webHidden/>
                    </w:rPr>
                    <w:t>3</w:t>
                  </w:r>
                  <w:r w:rsidR="00F36238">
                    <w:rPr>
                      <w:noProof/>
                      <w:webHidden/>
                    </w:rPr>
                    <w:fldChar w:fldCharType="end"/>
                  </w:r>
                </w:hyperlink>
              </w:p>
              <w:p w:rsidR="00F36238" w:rsidRDefault="00075931">
                <w:pPr>
                  <w:pStyle w:val="20"/>
                  <w:tabs>
                    <w:tab w:val="left" w:pos="800"/>
                    <w:tab w:val="right" w:leader="dot" w:pos="8448"/>
                  </w:tabs>
                  <w:rPr>
                    <w:rFonts w:asciiTheme="minorHAnsi" w:eastAsiaTheme="minorEastAsia" w:hAnsiTheme="minorHAnsi" w:cstheme="minorBidi"/>
                    <w:noProof/>
                    <w:kern w:val="2"/>
                    <w:sz w:val="21"/>
                    <w:szCs w:val="22"/>
                  </w:rPr>
                </w:pPr>
                <w:hyperlink w:anchor="_Toc408154417" w:history="1">
                  <w:r w:rsidR="00F36238" w:rsidRPr="001D30B7">
                    <w:rPr>
                      <w:rStyle w:val="ae"/>
                      <w:noProof/>
                    </w:rPr>
                    <w:t>1.3.</w:t>
                  </w:r>
                  <w:r w:rsidR="00F36238">
                    <w:rPr>
                      <w:rFonts w:asciiTheme="minorHAnsi" w:eastAsiaTheme="minorEastAsia" w:hAnsiTheme="minorHAnsi" w:cstheme="minorBidi"/>
                      <w:noProof/>
                      <w:kern w:val="2"/>
                      <w:sz w:val="21"/>
                      <w:szCs w:val="22"/>
                    </w:rPr>
                    <w:tab/>
                  </w:r>
                  <w:r w:rsidR="00F36238" w:rsidRPr="001D30B7">
                    <w:rPr>
                      <w:rStyle w:val="ae"/>
                      <w:rFonts w:hint="eastAsia"/>
                      <w:noProof/>
                    </w:rPr>
                    <w:t>需求目标</w:t>
                  </w:r>
                  <w:r w:rsidR="00F36238">
                    <w:rPr>
                      <w:noProof/>
                      <w:webHidden/>
                    </w:rPr>
                    <w:tab/>
                  </w:r>
                  <w:r w:rsidR="00F36238">
                    <w:rPr>
                      <w:noProof/>
                      <w:webHidden/>
                    </w:rPr>
                    <w:fldChar w:fldCharType="begin"/>
                  </w:r>
                  <w:r w:rsidR="00F36238">
                    <w:rPr>
                      <w:noProof/>
                      <w:webHidden/>
                    </w:rPr>
                    <w:instrText xml:space="preserve"> PAGEREF _Toc408154417 \h </w:instrText>
                  </w:r>
                  <w:r w:rsidR="00F36238">
                    <w:rPr>
                      <w:noProof/>
                      <w:webHidden/>
                    </w:rPr>
                  </w:r>
                  <w:r w:rsidR="00F36238">
                    <w:rPr>
                      <w:noProof/>
                      <w:webHidden/>
                    </w:rPr>
                    <w:fldChar w:fldCharType="separate"/>
                  </w:r>
                  <w:r w:rsidR="00F36238">
                    <w:rPr>
                      <w:noProof/>
                      <w:webHidden/>
                    </w:rPr>
                    <w:t>3</w:t>
                  </w:r>
                  <w:r w:rsidR="00F36238">
                    <w:rPr>
                      <w:noProof/>
                      <w:webHidden/>
                    </w:rPr>
                    <w:fldChar w:fldCharType="end"/>
                  </w:r>
                </w:hyperlink>
              </w:p>
              <w:p w:rsidR="00F36238" w:rsidRDefault="00075931">
                <w:pPr>
                  <w:pStyle w:val="20"/>
                  <w:tabs>
                    <w:tab w:val="left" w:pos="800"/>
                    <w:tab w:val="right" w:leader="dot" w:pos="8448"/>
                  </w:tabs>
                  <w:rPr>
                    <w:rFonts w:asciiTheme="minorHAnsi" w:eastAsiaTheme="minorEastAsia" w:hAnsiTheme="minorHAnsi" w:cstheme="minorBidi"/>
                    <w:noProof/>
                    <w:kern w:val="2"/>
                    <w:sz w:val="21"/>
                    <w:szCs w:val="22"/>
                  </w:rPr>
                </w:pPr>
                <w:hyperlink w:anchor="_Toc408154418" w:history="1">
                  <w:r w:rsidR="00F36238" w:rsidRPr="001D30B7">
                    <w:rPr>
                      <w:rStyle w:val="ae"/>
                      <w:noProof/>
                    </w:rPr>
                    <w:t>1.4.</w:t>
                  </w:r>
                  <w:r w:rsidR="00F36238">
                    <w:rPr>
                      <w:rFonts w:asciiTheme="minorHAnsi" w:eastAsiaTheme="minorEastAsia" w:hAnsiTheme="minorHAnsi" w:cstheme="minorBidi"/>
                      <w:noProof/>
                      <w:kern w:val="2"/>
                      <w:sz w:val="21"/>
                      <w:szCs w:val="22"/>
                    </w:rPr>
                    <w:tab/>
                  </w:r>
                  <w:r w:rsidR="00F36238" w:rsidRPr="001D30B7">
                    <w:rPr>
                      <w:rStyle w:val="ae"/>
                      <w:rFonts w:hint="eastAsia"/>
                      <w:noProof/>
                    </w:rPr>
                    <w:t>关联改动与性能测试</w:t>
                  </w:r>
                  <w:r w:rsidR="00F36238">
                    <w:rPr>
                      <w:noProof/>
                      <w:webHidden/>
                    </w:rPr>
                    <w:tab/>
                  </w:r>
                  <w:r w:rsidR="00F36238">
                    <w:rPr>
                      <w:noProof/>
                      <w:webHidden/>
                    </w:rPr>
                    <w:fldChar w:fldCharType="begin"/>
                  </w:r>
                  <w:r w:rsidR="00F36238">
                    <w:rPr>
                      <w:noProof/>
                      <w:webHidden/>
                    </w:rPr>
                    <w:instrText xml:space="preserve"> PAGEREF _Toc408154418 \h </w:instrText>
                  </w:r>
                  <w:r w:rsidR="00F36238">
                    <w:rPr>
                      <w:noProof/>
                      <w:webHidden/>
                    </w:rPr>
                  </w:r>
                  <w:r w:rsidR="00F36238">
                    <w:rPr>
                      <w:noProof/>
                      <w:webHidden/>
                    </w:rPr>
                    <w:fldChar w:fldCharType="separate"/>
                  </w:r>
                  <w:r w:rsidR="00F36238">
                    <w:rPr>
                      <w:noProof/>
                      <w:webHidden/>
                    </w:rPr>
                    <w:t>3</w:t>
                  </w:r>
                  <w:r w:rsidR="00F36238">
                    <w:rPr>
                      <w:noProof/>
                      <w:webHidden/>
                    </w:rPr>
                    <w:fldChar w:fldCharType="end"/>
                  </w:r>
                </w:hyperlink>
              </w:p>
              <w:p w:rsidR="00F36238" w:rsidRDefault="00075931">
                <w:pPr>
                  <w:pStyle w:val="20"/>
                  <w:tabs>
                    <w:tab w:val="left" w:pos="1000"/>
                    <w:tab w:val="right" w:leader="dot" w:pos="8448"/>
                  </w:tabs>
                  <w:rPr>
                    <w:rFonts w:asciiTheme="minorHAnsi" w:eastAsiaTheme="minorEastAsia" w:hAnsiTheme="minorHAnsi" w:cstheme="minorBidi"/>
                    <w:noProof/>
                    <w:kern w:val="2"/>
                    <w:sz w:val="21"/>
                    <w:szCs w:val="22"/>
                  </w:rPr>
                </w:pPr>
                <w:hyperlink w:anchor="_Toc408154419" w:history="1">
                  <w:r w:rsidR="00F36238" w:rsidRPr="001D30B7">
                    <w:rPr>
                      <w:rStyle w:val="ae"/>
                      <w:noProof/>
                    </w:rPr>
                    <w:t>1.4.1.</w:t>
                  </w:r>
                  <w:r w:rsidR="00F36238">
                    <w:rPr>
                      <w:rFonts w:asciiTheme="minorHAnsi" w:eastAsiaTheme="minorEastAsia" w:hAnsiTheme="minorHAnsi" w:cstheme="minorBidi"/>
                      <w:noProof/>
                      <w:kern w:val="2"/>
                      <w:sz w:val="21"/>
                      <w:szCs w:val="22"/>
                    </w:rPr>
                    <w:tab/>
                  </w:r>
                  <w:r w:rsidR="00F36238" w:rsidRPr="001D30B7">
                    <w:rPr>
                      <w:rStyle w:val="ae"/>
                      <w:rFonts w:hint="eastAsia"/>
                      <w:noProof/>
                    </w:rPr>
                    <w:t>业务量预测</w:t>
                  </w:r>
                  <w:r w:rsidR="00F36238">
                    <w:rPr>
                      <w:noProof/>
                      <w:webHidden/>
                    </w:rPr>
                    <w:tab/>
                  </w:r>
                  <w:r w:rsidR="00F36238">
                    <w:rPr>
                      <w:noProof/>
                      <w:webHidden/>
                    </w:rPr>
                    <w:fldChar w:fldCharType="begin"/>
                  </w:r>
                  <w:r w:rsidR="00F36238">
                    <w:rPr>
                      <w:noProof/>
                      <w:webHidden/>
                    </w:rPr>
                    <w:instrText xml:space="preserve"> PAGEREF _Toc408154419 \h </w:instrText>
                  </w:r>
                  <w:r w:rsidR="00F36238">
                    <w:rPr>
                      <w:noProof/>
                      <w:webHidden/>
                    </w:rPr>
                  </w:r>
                  <w:r w:rsidR="00F36238">
                    <w:rPr>
                      <w:noProof/>
                      <w:webHidden/>
                    </w:rPr>
                    <w:fldChar w:fldCharType="separate"/>
                  </w:r>
                  <w:r w:rsidR="00F36238">
                    <w:rPr>
                      <w:noProof/>
                      <w:webHidden/>
                    </w:rPr>
                    <w:t>3</w:t>
                  </w:r>
                  <w:r w:rsidR="00F36238">
                    <w:rPr>
                      <w:noProof/>
                      <w:webHidden/>
                    </w:rPr>
                    <w:fldChar w:fldCharType="end"/>
                  </w:r>
                </w:hyperlink>
              </w:p>
              <w:p w:rsidR="00F36238" w:rsidRDefault="00075931">
                <w:pPr>
                  <w:pStyle w:val="20"/>
                  <w:tabs>
                    <w:tab w:val="left" w:pos="1000"/>
                    <w:tab w:val="right" w:leader="dot" w:pos="8448"/>
                  </w:tabs>
                  <w:rPr>
                    <w:rFonts w:asciiTheme="minorHAnsi" w:eastAsiaTheme="minorEastAsia" w:hAnsiTheme="minorHAnsi" w:cstheme="minorBidi"/>
                    <w:noProof/>
                    <w:kern w:val="2"/>
                    <w:sz w:val="21"/>
                    <w:szCs w:val="22"/>
                  </w:rPr>
                </w:pPr>
                <w:hyperlink w:anchor="_Toc408154420" w:history="1">
                  <w:r w:rsidR="00F36238" w:rsidRPr="001D30B7">
                    <w:rPr>
                      <w:rStyle w:val="ae"/>
                      <w:noProof/>
                    </w:rPr>
                    <w:t>1.4.2.</w:t>
                  </w:r>
                  <w:r w:rsidR="00F36238">
                    <w:rPr>
                      <w:rFonts w:asciiTheme="minorHAnsi" w:eastAsiaTheme="minorEastAsia" w:hAnsiTheme="minorHAnsi" w:cstheme="minorBidi"/>
                      <w:noProof/>
                      <w:kern w:val="2"/>
                      <w:sz w:val="21"/>
                      <w:szCs w:val="22"/>
                    </w:rPr>
                    <w:tab/>
                  </w:r>
                  <w:r w:rsidR="00F36238" w:rsidRPr="001D30B7">
                    <w:rPr>
                      <w:rStyle w:val="ae"/>
                      <w:rFonts w:hint="eastAsia"/>
                      <w:noProof/>
                    </w:rPr>
                    <w:t>关键功能点性能体验要求</w:t>
                  </w:r>
                  <w:r w:rsidR="00F36238">
                    <w:rPr>
                      <w:noProof/>
                      <w:webHidden/>
                    </w:rPr>
                    <w:tab/>
                  </w:r>
                  <w:r w:rsidR="00F36238">
                    <w:rPr>
                      <w:noProof/>
                      <w:webHidden/>
                    </w:rPr>
                    <w:fldChar w:fldCharType="begin"/>
                  </w:r>
                  <w:r w:rsidR="00F36238">
                    <w:rPr>
                      <w:noProof/>
                      <w:webHidden/>
                    </w:rPr>
                    <w:instrText xml:space="preserve"> PAGEREF _Toc408154420 \h </w:instrText>
                  </w:r>
                  <w:r w:rsidR="00F36238">
                    <w:rPr>
                      <w:noProof/>
                      <w:webHidden/>
                    </w:rPr>
                  </w:r>
                  <w:r w:rsidR="00F36238">
                    <w:rPr>
                      <w:noProof/>
                      <w:webHidden/>
                    </w:rPr>
                    <w:fldChar w:fldCharType="separate"/>
                  </w:r>
                  <w:r w:rsidR="00F36238">
                    <w:rPr>
                      <w:noProof/>
                      <w:webHidden/>
                    </w:rPr>
                    <w:t>3</w:t>
                  </w:r>
                  <w:r w:rsidR="00F36238">
                    <w:rPr>
                      <w:noProof/>
                      <w:webHidden/>
                    </w:rPr>
                    <w:fldChar w:fldCharType="end"/>
                  </w:r>
                </w:hyperlink>
              </w:p>
              <w:p w:rsidR="00F36238" w:rsidRDefault="00075931">
                <w:pPr>
                  <w:pStyle w:val="20"/>
                  <w:tabs>
                    <w:tab w:val="left" w:pos="600"/>
                    <w:tab w:val="right" w:leader="dot" w:pos="8448"/>
                  </w:tabs>
                  <w:rPr>
                    <w:rFonts w:asciiTheme="minorHAnsi" w:eastAsiaTheme="minorEastAsia" w:hAnsiTheme="minorHAnsi" w:cstheme="minorBidi"/>
                    <w:noProof/>
                    <w:kern w:val="2"/>
                    <w:sz w:val="21"/>
                    <w:szCs w:val="22"/>
                  </w:rPr>
                </w:pPr>
                <w:hyperlink w:anchor="_Toc408154421" w:history="1">
                  <w:r w:rsidR="00F36238" w:rsidRPr="001D30B7">
                    <w:rPr>
                      <w:rStyle w:val="ae"/>
                      <w:noProof/>
                    </w:rPr>
                    <w:t>2.</w:t>
                  </w:r>
                  <w:r w:rsidR="00F36238">
                    <w:rPr>
                      <w:rFonts w:asciiTheme="minorHAnsi" w:eastAsiaTheme="minorEastAsia" w:hAnsiTheme="minorHAnsi" w:cstheme="minorBidi"/>
                      <w:noProof/>
                      <w:kern w:val="2"/>
                      <w:sz w:val="21"/>
                      <w:szCs w:val="22"/>
                    </w:rPr>
                    <w:tab/>
                  </w:r>
                  <w:r w:rsidR="00F36238" w:rsidRPr="001D30B7">
                    <w:rPr>
                      <w:rStyle w:val="ae"/>
                      <w:rFonts w:hint="eastAsia"/>
                      <w:noProof/>
                    </w:rPr>
                    <w:t>产品详细设计说明</w:t>
                  </w:r>
                  <w:r w:rsidR="00F36238">
                    <w:rPr>
                      <w:noProof/>
                      <w:webHidden/>
                    </w:rPr>
                    <w:tab/>
                  </w:r>
                  <w:r w:rsidR="00F36238">
                    <w:rPr>
                      <w:noProof/>
                      <w:webHidden/>
                    </w:rPr>
                    <w:fldChar w:fldCharType="begin"/>
                  </w:r>
                  <w:r w:rsidR="00F36238">
                    <w:rPr>
                      <w:noProof/>
                      <w:webHidden/>
                    </w:rPr>
                    <w:instrText xml:space="preserve"> PAGEREF _Toc408154421 \h </w:instrText>
                  </w:r>
                  <w:r w:rsidR="00F36238">
                    <w:rPr>
                      <w:noProof/>
                      <w:webHidden/>
                    </w:rPr>
                  </w:r>
                  <w:r w:rsidR="00F36238">
                    <w:rPr>
                      <w:noProof/>
                      <w:webHidden/>
                    </w:rPr>
                    <w:fldChar w:fldCharType="separate"/>
                  </w:r>
                  <w:r w:rsidR="00F36238">
                    <w:rPr>
                      <w:noProof/>
                      <w:webHidden/>
                    </w:rPr>
                    <w:t>3</w:t>
                  </w:r>
                  <w:r w:rsidR="00F36238">
                    <w:rPr>
                      <w:noProof/>
                      <w:webHidden/>
                    </w:rPr>
                    <w:fldChar w:fldCharType="end"/>
                  </w:r>
                </w:hyperlink>
              </w:p>
              <w:p w:rsidR="00F36238" w:rsidRDefault="00075931">
                <w:pPr>
                  <w:pStyle w:val="20"/>
                  <w:tabs>
                    <w:tab w:val="left" w:pos="800"/>
                    <w:tab w:val="right" w:leader="dot" w:pos="8448"/>
                  </w:tabs>
                  <w:rPr>
                    <w:rFonts w:asciiTheme="minorHAnsi" w:eastAsiaTheme="minorEastAsia" w:hAnsiTheme="minorHAnsi" w:cstheme="minorBidi"/>
                    <w:noProof/>
                    <w:kern w:val="2"/>
                    <w:sz w:val="21"/>
                    <w:szCs w:val="22"/>
                  </w:rPr>
                </w:pPr>
                <w:hyperlink w:anchor="_Toc408154422" w:history="1">
                  <w:r w:rsidR="00F36238" w:rsidRPr="001D30B7">
                    <w:rPr>
                      <w:rStyle w:val="ae"/>
                      <w:noProof/>
                    </w:rPr>
                    <w:t>2.1.</w:t>
                  </w:r>
                  <w:r w:rsidR="00F36238">
                    <w:rPr>
                      <w:rFonts w:asciiTheme="minorHAnsi" w:eastAsiaTheme="minorEastAsia" w:hAnsiTheme="minorHAnsi" w:cstheme="minorBidi"/>
                      <w:noProof/>
                      <w:kern w:val="2"/>
                      <w:sz w:val="21"/>
                      <w:szCs w:val="22"/>
                    </w:rPr>
                    <w:tab/>
                  </w:r>
                  <w:r w:rsidR="00F36238" w:rsidRPr="001D30B7">
                    <w:rPr>
                      <w:rStyle w:val="ae"/>
                      <w:rFonts w:hint="eastAsia"/>
                      <w:noProof/>
                    </w:rPr>
                    <w:t>功能列表</w:t>
                  </w:r>
                  <w:r w:rsidR="00F36238" w:rsidRPr="001D30B7">
                    <w:rPr>
                      <w:rStyle w:val="ae"/>
                      <w:noProof/>
                    </w:rPr>
                    <w:t>/</w:t>
                  </w:r>
                  <w:r w:rsidR="00F36238" w:rsidRPr="001D30B7">
                    <w:rPr>
                      <w:rStyle w:val="ae"/>
                      <w:rFonts w:hint="eastAsia"/>
                      <w:noProof/>
                    </w:rPr>
                    <w:t>涉及范围</w:t>
                  </w:r>
                  <w:r w:rsidR="00F36238">
                    <w:rPr>
                      <w:noProof/>
                      <w:webHidden/>
                    </w:rPr>
                    <w:tab/>
                  </w:r>
                  <w:r w:rsidR="00F36238">
                    <w:rPr>
                      <w:noProof/>
                      <w:webHidden/>
                    </w:rPr>
                    <w:fldChar w:fldCharType="begin"/>
                  </w:r>
                  <w:r w:rsidR="00F36238">
                    <w:rPr>
                      <w:noProof/>
                      <w:webHidden/>
                    </w:rPr>
                    <w:instrText xml:space="preserve"> PAGEREF _Toc408154422 \h </w:instrText>
                  </w:r>
                  <w:r w:rsidR="00F36238">
                    <w:rPr>
                      <w:noProof/>
                      <w:webHidden/>
                    </w:rPr>
                  </w:r>
                  <w:r w:rsidR="00F36238">
                    <w:rPr>
                      <w:noProof/>
                      <w:webHidden/>
                    </w:rPr>
                    <w:fldChar w:fldCharType="separate"/>
                  </w:r>
                  <w:r w:rsidR="00F36238">
                    <w:rPr>
                      <w:noProof/>
                      <w:webHidden/>
                    </w:rPr>
                    <w:t>3</w:t>
                  </w:r>
                  <w:r w:rsidR="00F36238">
                    <w:rPr>
                      <w:noProof/>
                      <w:webHidden/>
                    </w:rPr>
                    <w:fldChar w:fldCharType="end"/>
                  </w:r>
                </w:hyperlink>
              </w:p>
              <w:p w:rsidR="00F36238" w:rsidRDefault="00075931">
                <w:pPr>
                  <w:pStyle w:val="20"/>
                  <w:tabs>
                    <w:tab w:val="left" w:pos="800"/>
                    <w:tab w:val="right" w:leader="dot" w:pos="8448"/>
                  </w:tabs>
                  <w:rPr>
                    <w:rFonts w:asciiTheme="minorHAnsi" w:eastAsiaTheme="minorEastAsia" w:hAnsiTheme="minorHAnsi" w:cstheme="minorBidi"/>
                    <w:noProof/>
                    <w:kern w:val="2"/>
                    <w:sz w:val="21"/>
                    <w:szCs w:val="22"/>
                  </w:rPr>
                </w:pPr>
                <w:hyperlink w:anchor="_Toc408154423" w:history="1">
                  <w:r w:rsidR="00F36238" w:rsidRPr="001D30B7">
                    <w:rPr>
                      <w:rStyle w:val="ae"/>
                      <w:noProof/>
                    </w:rPr>
                    <w:t>2.2.</w:t>
                  </w:r>
                  <w:r w:rsidR="00F36238">
                    <w:rPr>
                      <w:rFonts w:asciiTheme="minorHAnsi" w:eastAsiaTheme="minorEastAsia" w:hAnsiTheme="minorHAnsi" w:cstheme="minorBidi"/>
                      <w:noProof/>
                      <w:kern w:val="2"/>
                      <w:sz w:val="21"/>
                      <w:szCs w:val="22"/>
                    </w:rPr>
                    <w:tab/>
                  </w:r>
                  <w:r w:rsidR="00F36238" w:rsidRPr="001D30B7">
                    <w:rPr>
                      <w:rStyle w:val="ae"/>
                      <w:rFonts w:hint="eastAsia"/>
                      <w:noProof/>
                    </w:rPr>
                    <w:t>商家平台</w:t>
                  </w:r>
                  <w:r w:rsidR="00F36238" w:rsidRPr="001D30B7">
                    <w:rPr>
                      <w:rStyle w:val="ae"/>
                      <w:noProof/>
                    </w:rPr>
                    <w:t>--</w:t>
                  </w:r>
                  <w:r w:rsidR="00F36238" w:rsidRPr="001D30B7">
                    <w:rPr>
                      <w:rStyle w:val="ae"/>
                      <w:rFonts w:hint="eastAsia"/>
                      <w:noProof/>
                    </w:rPr>
                    <w:t>公共部分</w:t>
                  </w:r>
                  <w:r w:rsidR="00F36238">
                    <w:rPr>
                      <w:noProof/>
                      <w:webHidden/>
                    </w:rPr>
                    <w:tab/>
                  </w:r>
                  <w:r w:rsidR="00F36238">
                    <w:rPr>
                      <w:noProof/>
                      <w:webHidden/>
                    </w:rPr>
                    <w:fldChar w:fldCharType="begin"/>
                  </w:r>
                  <w:r w:rsidR="00F36238">
                    <w:rPr>
                      <w:noProof/>
                      <w:webHidden/>
                    </w:rPr>
                    <w:instrText xml:space="preserve"> PAGEREF _Toc408154423 \h </w:instrText>
                  </w:r>
                  <w:r w:rsidR="00F36238">
                    <w:rPr>
                      <w:noProof/>
                      <w:webHidden/>
                    </w:rPr>
                  </w:r>
                  <w:r w:rsidR="00F36238">
                    <w:rPr>
                      <w:noProof/>
                      <w:webHidden/>
                    </w:rPr>
                    <w:fldChar w:fldCharType="separate"/>
                  </w:r>
                  <w:r w:rsidR="00F36238">
                    <w:rPr>
                      <w:noProof/>
                      <w:webHidden/>
                    </w:rPr>
                    <w:t>4</w:t>
                  </w:r>
                  <w:r w:rsidR="00F36238">
                    <w:rPr>
                      <w:noProof/>
                      <w:webHidden/>
                    </w:rPr>
                    <w:fldChar w:fldCharType="end"/>
                  </w:r>
                </w:hyperlink>
              </w:p>
              <w:p w:rsidR="00F36238" w:rsidRDefault="00075931">
                <w:pPr>
                  <w:pStyle w:val="20"/>
                  <w:tabs>
                    <w:tab w:val="left" w:pos="800"/>
                    <w:tab w:val="right" w:leader="dot" w:pos="8448"/>
                  </w:tabs>
                  <w:rPr>
                    <w:rFonts w:asciiTheme="minorHAnsi" w:eastAsiaTheme="minorEastAsia" w:hAnsiTheme="minorHAnsi" w:cstheme="minorBidi"/>
                    <w:noProof/>
                    <w:kern w:val="2"/>
                    <w:sz w:val="21"/>
                    <w:szCs w:val="22"/>
                  </w:rPr>
                </w:pPr>
                <w:hyperlink w:anchor="_Toc408154424" w:history="1">
                  <w:r w:rsidR="00F36238" w:rsidRPr="001D30B7">
                    <w:rPr>
                      <w:rStyle w:val="ae"/>
                      <w:noProof/>
                    </w:rPr>
                    <w:t>2.3.</w:t>
                  </w:r>
                  <w:r w:rsidR="00F36238">
                    <w:rPr>
                      <w:rFonts w:asciiTheme="minorHAnsi" w:eastAsiaTheme="minorEastAsia" w:hAnsiTheme="minorHAnsi" w:cstheme="minorBidi"/>
                      <w:noProof/>
                      <w:kern w:val="2"/>
                      <w:sz w:val="21"/>
                      <w:szCs w:val="22"/>
                    </w:rPr>
                    <w:tab/>
                  </w:r>
                  <w:r w:rsidR="00F36238" w:rsidRPr="001D30B7">
                    <w:rPr>
                      <w:rStyle w:val="ae"/>
                      <w:rFonts w:hint="eastAsia"/>
                      <w:noProof/>
                    </w:rPr>
                    <w:t>商家平台</w:t>
                  </w:r>
                  <w:r w:rsidR="00F36238" w:rsidRPr="001D30B7">
                    <w:rPr>
                      <w:rStyle w:val="ae"/>
                      <w:noProof/>
                    </w:rPr>
                    <w:t>--</w:t>
                  </w:r>
                  <w:r w:rsidR="00F36238" w:rsidRPr="001D30B7">
                    <w:rPr>
                      <w:rStyle w:val="ae"/>
                      <w:rFonts w:hint="eastAsia"/>
                      <w:noProof/>
                    </w:rPr>
                    <w:t>运营概况页面功能说明</w:t>
                  </w:r>
                  <w:r w:rsidR="00F36238">
                    <w:rPr>
                      <w:noProof/>
                      <w:webHidden/>
                    </w:rPr>
                    <w:tab/>
                  </w:r>
                  <w:r w:rsidR="00F36238">
                    <w:rPr>
                      <w:noProof/>
                      <w:webHidden/>
                    </w:rPr>
                    <w:fldChar w:fldCharType="begin"/>
                  </w:r>
                  <w:r w:rsidR="00F36238">
                    <w:rPr>
                      <w:noProof/>
                      <w:webHidden/>
                    </w:rPr>
                    <w:instrText xml:space="preserve"> PAGEREF _Toc408154424 \h </w:instrText>
                  </w:r>
                  <w:r w:rsidR="00F36238">
                    <w:rPr>
                      <w:noProof/>
                      <w:webHidden/>
                    </w:rPr>
                  </w:r>
                  <w:r w:rsidR="00F36238">
                    <w:rPr>
                      <w:noProof/>
                      <w:webHidden/>
                    </w:rPr>
                    <w:fldChar w:fldCharType="separate"/>
                  </w:r>
                  <w:r w:rsidR="00F36238">
                    <w:rPr>
                      <w:noProof/>
                      <w:webHidden/>
                    </w:rPr>
                    <w:t>5</w:t>
                  </w:r>
                  <w:r w:rsidR="00F36238">
                    <w:rPr>
                      <w:noProof/>
                      <w:webHidden/>
                    </w:rPr>
                    <w:fldChar w:fldCharType="end"/>
                  </w:r>
                </w:hyperlink>
              </w:p>
              <w:p w:rsidR="00F36238" w:rsidRDefault="00075931">
                <w:pPr>
                  <w:pStyle w:val="20"/>
                  <w:tabs>
                    <w:tab w:val="left" w:pos="1000"/>
                    <w:tab w:val="right" w:leader="dot" w:pos="8448"/>
                  </w:tabs>
                  <w:rPr>
                    <w:rFonts w:asciiTheme="minorHAnsi" w:eastAsiaTheme="minorEastAsia" w:hAnsiTheme="minorHAnsi" w:cstheme="minorBidi"/>
                    <w:noProof/>
                    <w:kern w:val="2"/>
                    <w:sz w:val="21"/>
                    <w:szCs w:val="22"/>
                  </w:rPr>
                </w:pPr>
                <w:hyperlink w:anchor="_Toc408154425" w:history="1">
                  <w:r w:rsidR="00F36238" w:rsidRPr="001D30B7">
                    <w:rPr>
                      <w:rStyle w:val="ae"/>
                      <w:noProof/>
                    </w:rPr>
                    <w:t>2.3.1.</w:t>
                  </w:r>
                  <w:r w:rsidR="00F36238">
                    <w:rPr>
                      <w:rFonts w:asciiTheme="minorHAnsi" w:eastAsiaTheme="minorEastAsia" w:hAnsiTheme="minorHAnsi" w:cstheme="minorBidi"/>
                      <w:noProof/>
                      <w:kern w:val="2"/>
                      <w:sz w:val="21"/>
                      <w:szCs w:val="22"/>
                    </w:rPr>
                    <w:tab/>
                  </w:r>
                  <w:r w:rsidR="00F36238" w:rsidRPr="001D30B7">
                    <w:rPr>
                      <w:rStyle w:val="ae"/>
                      <w:rFonts w:hint="eastAsia"/>
                      <w:noProof/>
                    </w:rPr>
                    <w:t>经营概况</w:t>
                  </w:r>
                  <w:r w:rsidR="00F36238" w:rsidRPr="001D30B7">
                    <w:rPr>
                      <w:rStyle w:val="ae"/>
                      <w:noProof/>
                    </w:rPr>
                    <w:t>-</w:t>
                  </w:r>
                  <w:r w:rsidR="00F36238" w:rsidRPr="001D30B7">
                    <w:rPr>
                      <w:rStyle w:val="ae"/>
                      <w:rFonts w:hint="eastAsia"/>
                      <w:noProof/>
                    </w:rPr>
                    <w:t>页面截图</w:t>
                  </w:r>
                  <w:r w:rsidR="00F36238">
                    <w:rPr>
                      <w:noProof/>
                      <w:webHidden/>
                    </w:rPr>
                    <w:tab/>
                  </w:r>
                  <w:r w:rsidR="00F36238">
                    <w:rPr>
                      <w:noProof/>
                      <w:webHidden/>
                    </w:rPr>
                    <w:fldChar w:fldCharType="begin"/>
                  </w:r>
                  <w:r w:rsidR="00F36238">
                    <w:rPr>
                      <w:noProof/>
                      <w:webHidden/>
                    </w:rPr>
                    <w:instrText xml:space="preserve"> PAGEREF _Toc408154425 \h </w:instrText>
                  </w:r>
                  <w:r w:rsidR="00F36238">
                    <w:rPr>
                      <w:noProof/>
                      <w:webHidden/>
                    </w:rPr>
                  </w:r>
                  <w:r w:rsidR="00F36238">
                    <w:rPr>
                      <w:noProof/>
                      <w:webHidden/>
                    </w:rPr>
                    <w:fldChar w:fldCharType="separate"/>
                  </w:r>
                  <w:r w:rsidR="00F36238">
                    <w:rPr>
                      <w:noProof/>
                      <w:webHidden/>
                    </w:rPr>
                    <w:t>5</w:t>
                  </w:r>
                  <w:r w:rsidR="00F36238">
                    <w:rPr>
                      <w:noProof/>
                      <w:webHidden/>
                    </w:rPr>
                    <w:fldChar w:fldCharType="end"/>
                  </w:r>
                </w:hyperlink>
              </w:p>
              <w:p w:rsidR="00F36238" w:rsidRDefault="00075931">
                <w:pPr>
                  <w:pStyle w:val="20"/>
                  <w:tabs>
                    <w:tab w:val="left" w:pos="1000"/>
                    <w:tab w:val="right" w:leader="dot" w:pos="8448"/>
                  </w:tabs>
                  <w:rPr>
                    <w:rFonts w:asciiTheme="minorHAnsi" w:eastAsiaTheme="minorEastAsia" w:hAnsiTheme="minorHAnsi" w:cstheme="minorBidi"/>
                    <w:noProof/>
                    <w:kern w:val="2"/>
                    <w:sz w:val="21"/>
                    <w:szCs w:val="22"/>
                  </w:rPr>
                </w:pPr>
                <w:hyperlink w:anchor="_Toc408154426" w:history="1">
                  <w:r w:rsidR="00F36238" w:rsidRPr="001D30B7">
                    <w:rPr>
                      <w:rStyle w:val="ae"/>
                      <w:noProof/>
                    </w:rPr>
                    <w:t>2.3.2.</w:t>
                  </w:r>
                  <w:r w:rsidR="00F36238">
                    <w:rPr>
                      <w:rFonts w:asciiTheme="minorHAnsi" w:eastAsiaTheme="minorEastAsia" w:hAnsiTheme="minorHAnsi" w:cstheme="minorBidi"/>
                      <w:noProof/>
                      <w:kern w:val="2"/>
                      <w:sz w:val="21"/>
                      <w:szCs w:val="22"/>
                    </w:rPr>
                    <w:tab/>
                  </w:r>
                  <w:r w:rsidR="00F36238" w:rsidRPr="001D30B7">
                    <w:rPr>
                      <w:rStyle w:val="ae"/>
                      <w:rFonts w:hint="eastAsia"/>
                      <w:noProof/>
                    </w:rPr>
                    <w:t>更改查看的时间（时间段）</w:t>
                  </w:r>
                  <w:r w:rsidR="00F36238">
                    <w:rPr>
                      <w:noProof/>
                      <w:webHidden/>
                    </w:rPr>
                    <w:tab/>
                  </w:r>
                  <w:r w:rsidR="00F36238">
                    <w:rPr>
                      <w:noProof/>
                      <w:webHidden/>
                    </w:rPr>
                    <w:fldChar w:fldCharType="begin"/>
                  </w:r>
                  <w:r w:rsidR="00F36238">
                    <w:rPr>
                      <w:noProof/>
                      <w:webHidden/>
                    </w:rPr>
                    <w:instrText xml:space="preserve"> PAGEREF _Toc408154426 \h </w:instrText>
                  </w:r>
                  <w:r w:rsidR="00F36238">
                    <w:rPr>
                      <w:noProof/>
                      <w:webHidden/>
                    </w:rPr>
                  </w:r>
                  <w:r w:rsidR="00F36238">
                    <w:rPr>
                      <w:noProof/>
                      <w:webHidden/>
                    </w:rPr>
                    <w:fldChar w:fldCharType="separate"/>
                  </w:r>
                  <w:r w:rsidR="00F36238">
                    <w:rPr>
                      <w:noProof/>
                      <w:webHidden/>
                    </w:rPr>
                    <w:t>6</w:t>
                  </w:r>
                  <w:r w:rsidR="00F36238">
                    <w:rPr>
                      <w:noProof/>
                      <w:webHidden/>
                    </w:rPr>
                    <w:fldChar w:fldCharType="end"/>
                  </w:r>
                </w:hyperlink>
              </w:p>
              <w:p w:rsidR="00F36238" w:rsidRDefault="00075931">
                <w:pPr>
                  <w:pStyle w:val="20"/>
                  <w:tabs>
                    <w:tab w:val="left" w:pos="1000"/>
                    <w:tab w:val="right" w:leader="dot" w:pos="8448"/>
                  </w:tabs>
                  <w:rPr>
                    <w:rFonts w:asciiTheme="minorHAnsi" w:eastAsiaTheme="minorEastAsia" w:hAnsiTheme="minorHAnsi" w:cstheme="minorBidi"/>
                    <w:noProof/>
                    <w:kern w:val="2"/>
                    <w:sz w:val="21"/>
                    <w:szCs w:val="22"/>
                  </w:rPr>
                </w:pPr>
                <w:hyperlink w:anchor="_Toc408154427" w:history="1">
                  <w:r w:rsidR="00F36238" w:rsidRPr="001D30B7">
                    <w:rPr>
                      <w:rStyle w:val="ae"/>
                      <w:noProof/>
                    </w:rPr>
                    <w:t>2.3.3.</w:t>
                  </w:r>
                  <w:r w:rsidR="00F36238">
                    <w:rPr>
                      <w:rFonts w:asciiTheme="minorHAnsi" w:eastAsiaTheme="minorEastAsia" w:hAnsiTheme="minorHAnsi" w:cstheme="minorBidi"/>
                      <w:noProof/>
                      <w:kern w:val="2"/>
                      <w:sz w:val="21"/>
                      <w:szCs w:val="22"/>
                    </w:rPr>
                    <w:tab/>
                  </w:r>
                  <w:r w:rsidR="00F36238" w:rsidRPr="001D30B7">
                    <w:rPr>
                      <w:rStyle w:val="ae"/>
                      <w:rFonts w:hint="eastAsia"/>
                      <w:noProof/>
                    </w:rPr>
                    <w:t>打印</w:t>
                  </w:r>
                  <w:r w:rsidR="00F36238">
                    <w:rPr>
                      <w:noProof/>
                      <w:webHidden/>
                    </w:rPr>
                    <w:tab/>
                  </w:r>
                  <w:r w:rsidR="00F36238">
                    <w:rPr>
                      <w:noProof/>
                      <w:webHidden/>
                    </w:rPr>
                    <w:fldChar w:fldCharType="begin"/>
                  </w:r>
                  <w:r w:rsidR="00F36238">
                    <w:rPr>
                      <w:noProof/>
                      <w:webHidden/>
                    </w:rPr>
                    <w:instrText xml:space="preserve"> PAGEREF _Toc408154427 \h </w:instrText>
                  </w:r>
                  <w:r w:rsidR="00F36238">
                    <w:rPr>
                      <w:noProof/>
                      <w:webHidden/>
                    </w:rPr>
                  </w:r>
                  <w:r w:rsidR="00F36238">
                    <w:rPr>
                      <w:noProof/>
                      <w:webHidden/>
                    </w:rPr>
                    <w:fldChar w:fldCharType="separate"/>
                  </w:r>
                  <w:r w:rsidR="00F36238">
                    <w:rPr>
                      <w:noProof/>
                      <w:webHidden/>
                    </w:rPr>
                    <w:t>8</w:t>
                  </w:r>
                  <w:r w:rsidR="00F36238">
                    <w:rPr>
                      <w:noProof/>
                      <w:webHidden/>
                    </w:rPr>
                    <w:fldChar w:fldCharType="end"/>
                  </w:r>
                </w:hyperlink>
              </w:p>
              <w:p w:rsidR="00F36238" w:rsidRDefault="00075931">
                <w:pPr>
                  <w:pStyle w:val="20"/>
                  <w:tabs>
                    <w:tab w:val="left" w:pos="1000"/>
                    <w:tab w:val="right" w:leader="dot" w:pos="8448"/>
                  </w:tabs>
                  <w:rPr>
                    <w:rFonts w:asciiTheme="minorHAnsi" w:eastAsiaTheme="minorEastAsia" w:hAnsiTheme="minorHAnsi" w:cstheme="minorBidi"/>
                    <w:noProof/>
                    <w:kern w:val="2"/>
                    <w:sz w:val="21"/>
                    <w:szCs w:val="22"/>
                  </w:rPr>
                </w:pPr>
                <w:hyperlink w:anchor="_Toc408154428" w:history="1">
                  <w:r w:rsidR="00F36238" w:rsidRPr="001D30B7">
                    <w:rPr>
                      <w:rStyle w:val="ae"/>
                      <w:noProof/>
                    </w:rPr>
                    <w:t>2.3.4.</w:t>
                  </w:r>
                  <w:r w:rsidR="00F36238">
                    <w:rPr>
                      <w:rFonts w:asciiTheme="minorHAnsi" w:eastAsiaTheme="minorEastAsia" w:hAnsiTheme="minorHAnsi" w:cstheme="minorBidi"/>
                      <w:noProof/>
                      <w:kern w:val="2"/>
                      <w:sz w:val="21"/>
                      <w:szCs w:val="22"/>
                    </w:rPr>
                    <w:tab/>
                  </w:r>
                  <w:r w:rsidR="00F36238" w:rsidRPr="001D30B7">
                    <w:rPr>
                      <w:rStyle w:val="ae"/>
                      <w:rFonts w:hint="eastAsia"/>
                      <w:noProof/>
                    </w:rPr>
                    <w:t>页面主体</w:t>
                  </w:r>
                  <w:r w:rsidR="00F36238">
                    <w:rPr>
                      <w:noProof/>
                      <w:webHidden/>
                    </w:rPr>
                    <w:tab/>
                  </w:r>
                  <w:r w:rsidR="00F36238">
                    <w:rPr>
                      <w:noProof/>
                      <w:webHidden/>
                    </w:rPr>
                    <w:fldChar w:fldCharType="begin"/>
                  </w:r>
                  <w:r w:rsidR="00F36238">
                    <w:rPr>
                      <w:noProof/>
                      <w:webHidden/>
                    </w:rPr>
                    <w:instrText xml:space="preserve"> PAGEREF _Toc408154428 \h </w:instrText>
                  </w:r>
                  <w:r w:rsidR="00F36238">
                    <w:rPr>
                      <w:noProof/>
                      <w:webHidden/>
                    </w:rPr>
                  </w:r>
                  <w:r w:rsidR="00F36238">
                    <w:rPr>
                      <w:noProof/>
                      <w:webHidden/>
                    </w:rPr>
                    <w:fldChar w:fldCharType="separate"/>
                  </w:r>
                  <w:r w:rsidR="00F36238">
                    <w:rPr>
                      <w:noProof/>
                      <w:webHidden/>
                    </w:rPr>
                    <w:t>9</w:t>
                  </w:r>
                  <w:r w:rsidR="00F36238">
                    <w:rPr>
                      <w:noProof/>
                      <w:webHidden/>
                    </w:rPr>
                    <w:fldChar w:fldCharType="end"/>
                  </w:r>
                </w:hyperlink>
              </w:p>
              <w:p w:rsidR="00F36238" w:rsidRDefault="00075931">
                <w:pPr>
                  <w:pStyle w:val="20"/>
                  <w:tabs>
                    <w:tab w:val="left" w:pos="1000"/>
                    <w:tab w:val="right" w:leader="dot" w:pos="8448"/>
                  </w:tabs>
                  <w:rPr>
                    <w:rFonts w:asciiTheme="minorHAnsi" w:eastAsiaTheme="minorEastAsia" w:hAnsiTheme="minorHAnsi" w:cstheme="minorBidi"/>
                    <w:noProof/>
                    <w:kern w:val="2"/>
                    <w:sz w:val="21"/>
                    <w:szCs w:val="22"/>
                  </w:rPr>
                </w:pPr>
                <w:hyperlink w:anchor="_Toc408154429" w:history="1">
                  <w:r w:rsidR="00F36238" w:rsidRPr="001D30B7">
                    <w:rPr>
                      <w:rStyle w:val="ae"/>
                      <w:noProof/>
                    </w:rPr>
                    <w:t>2.3.5.</w:t>
                  </w:r>
                  <w:r w:rsidR="00F36238">
                    <w:rPr>
                      <w:rFonts w:asciiTheme="minorHAnsi" w:eastAsiaTheme="minorEastAsia" w:hAnsiTheme="minorHAnsi" w:cstheme="minorBidi"/>
                      <w:noProof/>
                      <w:kern w:val="2"/>
                      <w:sz w:val="21"/>
                      <w:szCs w:val="22"/>
                    </w:rPr>
                    <w:tab/>
                  </w:r>
                  <w:r w:rsidR="00F36238" w:rsidRPr="001D30B7">
                    <w:rPr>
                      <w:rStyle w:val="ae"/>
                      <w:rFonts w:hint="eastAsia"/>
                      <w:noProof/>
                    </w:rPr>
                    <w:t>店铺整体经营情况</w:t>
                  </w:r>
                  <w:r w:rsidR="00F36238">
                    <w:rPr>
                      <w:noProof/>
                      <w:webHidden/>
                    </w:rPr>
                    <w:tab/>
                  </w:r>
                  <w:r w:rsidR="00F36238">
                    <w:rPr>
                      <w:noProof/>
                      <w:webHidden/>
                    </w:rPr>
                    <w:fldChar w:fldCharType="begin"/>
                  </w:r>
                  <w:r w:rsidR="00F36238">
                    <w:rPr>
                      <w:noProof/>
                      <w:webHidden/>
                    </w:rPr>
                    <w:instrText xml:space="preserve"> PAGEREF _Toc408154429 \h </w:instrText>
                  </w:r>
                  <w:r w:rsidR="00F36238">
                    <w:rPr>
                      <w:noProof/>
                      <w:webHidden/>
                    </w:rPr>
                  </w:r>
                  <w:r w:rsidR="00F36238">
                    <w:rPr>
                      <w:noProof/>
                      <w:webHidden/>
                    </w:rPr>
                    <w:fldChar w:fldCharType="separate"/>
                  </w:r>
                  <w:r w:rsidR="00F36238">
                    <w:rPr>
                      <w:noProof/>
                      <w:webHidden/>
                    </w:rPr>
                    <w:t>9</w:t>
                  </w:r>
                  <w:r w:rsidR="00F36238">
                    <w:rPr>
                      <w:noProof/>
                      <w:webHidden/>
                    </w:rPr>
                    <w:fldChar w:fldCharType="end"/>
                  </w:r>
                </w:hyperlink>
              </w:p>
              <w:p w:rsidR="00F36238" w:rsidRDefault="00075931">
                <w:pPr>
                  <w:pStyle w:val="20"/>
                  <w:tabs>
                    <w:tab w:val="left" w:pos="1000"/>
                    <w:tab w:val="right" w:leader="dot" w:pos="8448"/>
                  </w:tabs>
                  <w:rPr>
                    <w:rFonts w:asciiTheme="minorHAnsi" w:eastAsiaTheme="minorEastAsia" w:hAnsiTheme="minorHAnsi" w:cstheme="minorBidi"/>
                    <w:noProof/>
                    <w:kern w:val="2"/>
                    <w:sz w:val="21"/>
                    <w:szCs w:val="22"/>
                  </w:rPr>
                </w:pPr>
                <w:hyperlink w:anchor="_Toc408154430" w:history="1">
                  <w:r w:rsidR="00F36238" w:rsidRPr="001D30B7">
                    <w:rPr>
                      <w:rStyle w:val="ae"/>
                      <w:noProof/>
                    </w:rPr>
                    <w:t>2.3.6.</w:t>
                  </w:r>
                  <w:r w:rsidR="00F36238">
                    <w:rPr>
                      <w:rFonts w:asciiTheme="minorHAnsi" w:eastAsiaTheme="minorEastAsia" w:hAnsiTheme="minorHAnsi" w:cstheme="minorBidi"/>
                      <w:noProof/>
                      <w:kern w:val="2"/>
                      <w:sz w:val="21"/>
                      <w:szCs w:val="22"/>
                    </w:rPr>
                    <w:tab/>
                  </w:r>
                  <w:r w:rsidR="00F36238" w:rsidRPr="001D30B7">
                    <w:rPr>
                      <w:rStyle w:val="ae"/>
                      <w:noProof/>
                    </w:rPr>
                    <w:t>PC</w:t>
                  </w:r>
                  <w:r w:rsidR="00F36238" w:rsidRPr="001D30B7">
                    <w:rPr>
                      <w:rStyle w:val="ae"/>
                      <w:rFonts w:hint="eastAsia"/>
                      <w:noProof/>
                    </w:rPr>
                    <w:t>端经营情况</w:t>
                  </w:r>
                  <w:r w:rsidR="00F36238">
                    <w:rPr>
                      <w:noProof/>
                      <w:webHidden/>
                    </w:rPr>
                    <w:tab/>
                  </w:r>
                  <w:r w:rsidR="00F36238">
                    <w:rPr>
                      <w:noProof/>
                      <w:webHidden/>
                    </w:rPr>
                    <w:fldChar w:fldCharType="begin"/>
                  </w:r>
                  <w:r w:rsidR="00F36238">
                    <w:rPr>
                      <w:noProof/>
                      <w:webHidden/>
                    </w:rPr>
                    <w:instrText xml:space="preserve"> PAGEREF _Toc408154430 \h </w:instrText>
                  </w:r>
                  <w:r w:rsidR="00F36238">
                    <w:rPr>
                      <w:noProof/>
                      <w:webHidden/>
                    </w:rPr>
                  </w:r>
                  <w:r w:rsidR="00F36238">
                    <w:rPr>
                      <w:noProof/>
                      <w:webHidden/>
                    </w:rPr>
                    <w:fldChar w:fldCharType="separate"/>
                  </w:r>
                  <w:r w:rsidR="00F36238">
                    <w:rPr>
                      <w:noProof/>
                      <w:webHidden/>
                    </w:rPr>
                    <w:t>12</w:t>
                  </w:r>
                  <w:r w:rsidR="00F36238">
                    <w:rPr>
                      <w:noProof/>
                      <w:webHidden/>
                    </w:rPr>
                    <w:fldChar w:fldCharType="end"/>
                  </w:r>
                </w:hyperlink>
              </w:p>
              <w:p w:rsidR="00F36238" w:rsidRDefault="00075931">
                <w:pPr>
                  <w:pStyle w:val="20"/>
                  <w:tabs>
                    <w:tab w:val="left" w:pos="1000"/>
                    <w:tab w:val="right" w:leader="dot" w:pos="8448"/>
                  </w:tabs>
                  <w:rPr>
                    <w:rFonts w:asciiTheme="minorHAnsi" w:eastAsiaTheme="minorEastAsia" w:hAnsiTheme="minorHAnsi" w:cstheme="minorBidi"/>
                    <w:noProof/>
                    <w:kern w:val="2"/>
                    <w:sz w:val="21"/>
                    <w:szCs w:val="22"/>
                  </w:rPr>
                </w:pPr>
                <w:hyperlink w:anchor="_Toc408154431" w:history="1">
                  <w:r w:rsidR="00F36238" w:rsidRPr="001D30B7">
                    <w:rPr>
                      <w:rStyle w:val="ae"/>
                      <w:noProof/>
                    </w:rPr>
                    <w:t>2.3.7.</w:t>
                  </w:r>
                  <w:r w:rsidR="00F36238">
                    <w:rPr>
                      <w:rFonts w:asciiTheme="minorHAnsi" w:eastAsiaTheme="minorEastAsia" w:hAnsiTheme="minorHAnsi" w:cstheme="minorBidi"/>
                      <w:noProof/>
                      <w:kern w:val="2"/>
                      <w:sz w:val="21"/>
                      <w:szCs w:val="22"/>
                    </w:rPr>
                    <w:tab/>
                  </w:r>
                  <w:r w:rsidR="00F36238" w:rsidRPr="001D30B7">
                    <w:rPr>
                      <w:rStyle w:val="ae"/>
                      <w:rFonts w:hint="eastAsia"/>
                      <w:noProof/>
                    </w:rPr>
                    <w:t>移动端经营情况</w:t>
                  </w:r>
                  <w:r w:rsidR="00F36238">
                    <w:rPr>
                      <w:noProof/>
                      <w:webHidden/>
                    </w:rPr>
                    <w:tab/>
                  </w:r>
                  <w:r w:rsidR="00F36238">
                    <w:rPr>
                      <w:noProof/>
                      <w:webHidden/>
                    </w:rPr>
                    <w:fldChar w:fldCharType="begin"/>
                  </w:r>
                  <w:r w:rsidR="00F36238">
                    <w:rPr>
                      <w:noProof/>
                      <w:webHidden/>
                    </w:rPr>
                    <w:instrText xml:space="preserve"> PAGEREF _Toc408154431 \h </w:instrText>
                  </w:r>
                  <w:r w:rsidR="00F36238">
                    <w:rPr>
                      <w:noProof/>
                      <w:webHidden/>
                    </w:rPr>
                  </w:r>
                  <w:r w:rsidR="00F36238">
                    <w:rPr>
                      <w:noProof/>
                      <w:webHidden/>
                    </w:rPr>
                    <w:fldChar w:fldCharType="separate"/>
                  </w:r>
                  <w:r w:rsidR="00F36238">
                    <w:rPr>
                      <w:noProof/>
                      <w:webHidden/>
                    </w:rPr>
                    <w:t>12</w:t>
                  </w:r>
                  <w:r w:rsidR="00F36238">
                    <w:rPr>
                      <w:noProof/>
                      <w:webHidden/>
                    </w:rPr>
                    <w:fldChar w:fldCharType="end"/>
                  </w:r>
                </w:hyperlink>
              </w:p>
              <w:p w:rsidR="00F36238" w:rsidRDefault="00075931">
                <w:pPr>
                  <w:pStyle w:val="20"/>
                  <w:tabs>
                    <w:tab w:val="left" w:pos="800"/>
                    <w:tab w:val="right" w:leader="dot" w:pos="8448"/>
                  </w:tabs>
                  <w:rPr>
                    <w:rFonts w:asciiTheme="minorHAnsi" w:eastAsiaTheme="minorEastAsia" w:hAnsiTheme="minorHAnsi" w:cstheme="minorBidi"/>
                    <w:noProof/>
                    <w:kern w:val="2"/>
                    <w:sz w:val="21"/>
                    <w:szCs w:val="22"/>
                  </w:rPr>
                </w:pPr>
                <w:hyperlink w:anchor="_Toc408154432" w:history="1">
                  <w:r w:rsidR="00F36238" w:rsidRPr="001D30B7">
                    <w:rPr>
                      <w:rStyle w:val="ae"/>
                      <w:noProof/>
                    </w:rPr>
                    <w:t>2.4.</w:t>
                  </w:r>
                  <w:r w:rsidR="00F36238">
                    <w:rPr>
                      <w:rFonts w:asciiTheme="minorHAnsi" w:eastAsiaTheme="minorEastAsia" w:hAnsiTheme="minorHAnsi" w:cstheme="minorBidi"/>
                      <w:noProof/>
                      <w:kern w:val="2"/>
                      <w:sz w:val="21"/>
                      <w:szCs w:val="22"/>
                    </w:rPr>
                    <w:tab/>
                  </w:r>
                  <w:r w:rsidR="00F36238" w:rsidRPr="001D30B7">
                    <w:rPr>
                      <w:rStyle w:val="ae"/>
                      <w:rFonts w:hint="eastAsia"/>
                      <w:noProof/>
                    </w:rPr>
                    <w:t>商家平台</w:t>
                  </w:r>
                  <w:r w:rsidR="00F36238" w:rsidRPr="001D30B7">
                    <w:rPr>
                      <w:rStyle w:val="ae"/>
                      <w:noProof/>
                    </w:rPr>
                    <w:t>--</w:t>
                  </w:r>
                  <w:r w:rsidR="00F36238" w:rsidRPr="001D30B7">
                    <w:rPr>
                      <w:rStyle w:val="ae"/>
                      <w:rFonts w:hint="eastAsia"/>
                      <w:noProof/>
                    </w:rPr>
                    <w:t>实时分析（</w:t>
                  </w:r>
                  <w:r w:rsidR="00F36238" w:rsidRPr="001D30B7">
                    <w:rPr>
                      <w:rStyle w:val="ae"/>
                      <w:noProof/>
                    </w:rPr>
                    <w:t>PC</w:t>
                  </w:r>
                  <w:r w:rsidR="00F36238" w:rsidRPr="001D30B7">
                    <w:rPr>
                      <w:rStyle w:val="ae"/>
                      <w:rFonts w:hint="eastAsia"/>
                      <w:noProof/>
                    </w:rPr>
                    <w:t>）页面功能说明</w:t>
                  </w:r>
                  <w:r w:rsidR="00F36238">
                    <w:rPr>
                      <w:noProof/>
                      <w:webHidden/>
                    </w:rPr>
                    <w:tab/>
                  </w:r>
                  <w:r w:rsidR="00F36238">
                    <w:rPr>
                      <w:noProof/>
                      <w:webHidden/>
                    </w:rPr>
                    <w:fldChar w:fldCharType="begin"/>
                  </w:r>
                  <w:r w:rsidR="00F36238">
                    <w:rPr>
                      <w:noProof/>
                      <w:webHidden/>
                    </w:rPr>
                    <w:instrText xml:space="preserve"> PAGEREF _Toc408154432 \h </w:instrText>
                  </w:r>
                  <w:r w:rsidR="00F36238">
                    <w:rPr>
                      <w:noProof/>
                      <w:webHidden/>
                    </w:rPr>
                  </w:r>
                  <w:r w:rsidR="00F36238">
                    <w:rPr>
                      <w:noProof/>
                      <w:webHidden/>
                    </w:rPr>
                    <w:fldChar w:fldCharType="separate"/>
                  </w:r>
                  <w:r w:rsidR="00F36238">
                    <w:rPr>
                      <w:noProof/>
                      <w:webHidden/>
                    </w:rPr>
                    <w:t>14</w:t>
                  </w:r>
                  <w:r w:rsidR="00F36238">
                    <w:rPr>
                      <w:noProof/>
                      <w:webHidden/>
                    </w:rPr>
                    <w:fldChar w:fldCharType="end"/>
                  </w:r>
                </w:hyperlink>
              </w:p>
              <w:p w:rsidR="00F36238" w:rsidRDefault="00075931">
                <w:pPr>
                  <w:pStyle w:val="20"/>
                  <w:tabs>
                    <w:tab w:val="left" w:pos="1000"/>
                    <w:tab w:val="right" w:leader="dot" w:pos="8448"/>
                  </w:tabs>
                  <w:rPr>
                    <w:rFonts w:asciiTheme="minorHAnsi" w:eastAsiaTheme="minorEastAsia" w:hAnsiTheme="minorHAnsi" w:cstheme="minorBidi"/>
                    <w:noProof/>
                    <w:kern w:val="2"/>
                    <w:sz w:val="21"/>
                    <w:szCs w:val="22"/>
                  </w:rPr>
                </w:pPr>
                <w:hyperlink w:anchor="_Toc408154433" w:history="1">
                  <w:r w:rsidR="00F36238" w:rsidRPr="001D30B7">
                    <w:rPr>
                      <w:rStyle w:val="ae"/>
                      <w:noProof/>
                    </w:rPr>
                    <w:t>2.4.1.</w:t>
                  </w:r>
                  <w:r w:rsidR="00F36238">
                    <w:rPr>
                      <w:rFonts w:asciiTheme="minorHAnsi" w:eastAsiaTheme="minorEastAsia" w:hAnsiTheme="minorHAnsi" w:cstheme="minorBidi"/>
                      <w:noProof/>
                      <w:kern w:val="2"/>
                      <w:sz w:val="21"/>
                      <w:szCs w:val="22"/>
                    </w:rPr>
                    <w:tab/>
                  </w:r>
                  <w:r w:rsidR="00F36238" w:rsidRPr="001D30B7">
                    <w:rPr>
                      <w:rStyle w:val="ae"/>
                      <w:rFonts w:hint="eastAsia"/>
                      <w:noProof/>
                    </w:rPr>
                    <w:t>页面截图</w:t>
                  </w:r>
                  <w:r w:rsidR="00F36238">
                    <w:rPr>
                      <w:noProof/>
                      <w:webHidden/>
                    </w:rPr>
                    <w:tab/>
                  </w:r>
                  <w:r w:rsidR="00F36238">
                    <w:rPr>
                      <w:noProof/>
                      <w:webHidden/>
                    </w:rPr>
                    <w:fldChar w:fldCharType="begin"/>
                  </w:r>
                  <w:r w:rsidR="00F36238">
                    <w:rPr>
                      <w:noProof/>
                      <w:webHidden/>
                    </w:rPr>
                    <w:instrText xml:space="preserve"> PAGEREF _Toc408154433 \h </w:instrText>
                  </w:r>
                  <w:r w:rsidR="00F36238">
                    <w:rPr>
                      <w:noProof/>
                      <w:webHidden/>
                    </w:rPr>
                  </w:r>
                  <w:r w:rsidR="00F36238">
                    <w:rPr>
                      <w:noProof/>
                      <w:webHidden/>
                    </w:rPr>
                    <w:fldChar w:fldCharType="separate"/>
                  </w:r>
                  <w:r w:rsidR="00F36238">
                    <w:rPr>
                      <w:noProof/>
                      <w:webHidden/>
                    </w:rPr>
                    <w:t>14</w:t>
                  </w:r>
                  <w:r w:rsidR="00F36238">
                    <w:rPr>
                      <w:noProof/>
                      <w:webHidden/>
                    </w:rPr>
                    <w:fldChar w:fldCharType="end"/>
                  </w:r>
                </w:hyperlink>
              </w:p>
              <w:p w:rsidR="00F36238" w:rsidRDefault="00075931">
                <w:pPr>
                  <w:pStyle w:val="20"/>
                  <w:tabs>
                    <w:tab w:val="left" w:pos="1000"/>
                    <w:tab w:val="right" w:leader="dot" w:pos="8448"/>
                  </w:tabs>
                  <w:rPr>
                    <w:rFonts w:asciiTheme="minorHAnsi" w:eastAsiaTheme="minorEastAsia" w:hAnsiTheme="minorHAnsi" w:cstheme="minorBidi"/>
                    <w:noProof/>
                    <w:kern w:val="2"/>
                    <w:sz w:val="21"/>
                    <w:szCs w:val="22"/>
                  </w:rPr>
                </w:pPr>
                <w:hyperlink w:anchor="_Toc408154434" w:history="1">
                  <w:r w:rsidR="00F36238" w:rsidRPr="001D30B7">
                    <w:rPr>
                      <w:rStyle w:val="ae"/>
                      <w:noProof/>
                    </w:rPr>
                    <w:t>2.4.2.</w:t>
                  </w:r>
                  <w:r w:rsidR="00F36238">
                    <w:rPr>
                      <w:rFonts w:asciiTheme="minorHAnsi" w:eastAsiaTheme="minorEastAsia" w:hAnsiTheme="minorHAnsi" w:cstheme="minorBidi"/>
                      <w:noProof/>
                      <w:kern w:val="2"/>
                      <w:sz w:val="21"/>
                      <w:szCs w:val="22"/>
                    </w:rPr>
                    <w:tab/>
                  </w:r>
                  <w:r w:rsidR="00F36238" w:rsidRPr="001D30B7">
                    <w:rPr>
                      <w:rStyle w:val="ae"/>
                      <w:rFonts w:hint="eastAsia"/>
                      <w:noProof/>
                    </w:rPr>
                    <w:t>具体说明</w:t>
                  </w:r>
                  <w:r w:rsidR="00F36238">
                    <w:rPr>
                      <w:noProof/>
                      <w:webHidden/>
                    </w:rPr>
                    <w:tab/>
                  </w:r>
                  <w:r w:rsidR="00F36238">
                    <w:rPr>
                      <w:noProof/>
                      <w:webHidden/>
                    </w:rPr>
                    <w:fldChar w:fldCharType="begin"/>
                  </w:r>
                  <w:r w:rsidR="00F36238">
                    <w:rPr>
                      <w:noProof/>
                      <w:webHidden/>
                    </w:rPr>
                    <w:instrText xml:space="preserve"> PAGEREF _Toc408154434 \h </w:instrText>
                  </w:r>
                  <w:r w:rsidR="00F36238">
                    <w:rPr>
                      <w:noProof/>
                      <w:webHidden/>
                    </w:rPr>
                  </w:r>
                  <w:r w:rsidR="00F36238">
                    <w:rPr>
                      <w:noProof/>
                      <w:webHidden/>
                    </w:rPr>
                    <w:fldChar w:fldCharType="separate"/>
                  </w:r>
                  <w:r w:rsidR="00F36238">
                    <w:rPr>
                      <w:noProof/>
                      <w:webHidden/>
                    </w:rPr>
                    <w:t>15</w:t>
                  </w:r>
                  <w:r w:rsidR="00F36238">
                    <w:rPr>
                      <w:noProof/>
                      <w:webHidden/>
                    </w:rPr>
                    <w:fldChar w:fldCharType="end"/>
                  </w:r>
                </w:hyperlink>
              </w:p>
              <w:p w:rsidR="00F36238" w:rsidRDefault="00075931">
                <w:pPr>
                  <w:pStyle w:val="20"/>
                  <w:tabs>
                    <w:tab w:val="left" w:pos="800"/>
                    <w:tab w:val="right" w:leader="dot" w:pos="8448"/>
                  </w:tabs>
                  <w:rPr>
                    <w:rFonts w:asciiTheme="minorHAnsi" w:eastAsiaTheme="minorEastAsia" w:hAnsiTheme="minorHAnsi" w:cstheme="minorBidi"/>
                    <w:noProof/>
                    <w:kern w:val="2"/>
                    <w:sz w:val="21"/>
                    <w:szCs w:val="22"/>
                  </w:rPr>
                </w:pPr>
                <w:hyperlink w:anchor="_Toc408154435" w:history="1">
                  <w:r w:rsidR="00F36238" w:rsidRPr="001D30B7">
                    <w:rPr>
                      <w:rStyle w:val="ae"/>
                      <w:noProof/>
                    </w:rPr>
                    <w:t>2.5.</w:t>
                  </w:r>
                  <w:r w:rsidR="00F36238">
                    <w:rPr>
                      <w:rFonts w:asciiTheme="minorHAnsi" w:eastAsiaTheme="minorEastAsia" w:hAnsiTheme="minorHAnsi" w:cstheme="minorBidi"/>
                      <w:noProof/>
                      <w:kern w:val="2"/>
                      <w:sz w:val="21"/>
                      <w:szCs w:val="22"/>
                    </w:rPr>
                    <w:tab/>
                  </w:r>
                  <w:r w:rsidR="00F36238" w:rsidRPr="001D30B7">
                    <w:rPr>
                      <w:rStyle w:val="ae"/>
                      <w:rFonts w:hint="eastAsia"/>
                      <w:noProof/>
                    </w:rPr>
                    <w:t>运营平台</w:t>
                  </w:r>
                  <w:r w:rsidR="00F36238" w:rsidRPr="001D30B7">
                    <w:rPr>
                      <w:rStyle w:val="ae"/>
                      <w:noProof/>
                    </w:rPr>
                    <w:t>—</w:t>
                  </w:r>
                  <w:r w:rsidR="00F36238" w:rsidRPr="001D30B7">
                    <w:rPr>
                      <w:rStyle w:val="ae"/>
                      <w:rFonts w:hint="eastAsia"/>
                      <w:noProof/>
                    </w:rPr>
                    <w:t>内容管理新增板块</w:t>
                  </w:r>
                  <w:r w:rsidR="00F36238">
                    <w:rPr>
                      <w:noProof/>
                      <w:webHidden/>
                    </w:rPr>
                    <w:tab/>
                  </w:r>
                  <w:r w:rsidR="00F36238">
                    <w:rPr>
                      <w:noProof/>
                      <w:webHidden/>
                    </w:rPr>
                    <w:fldChar w:fldCharType="begin"/>
                  </w:r>
                  <w:r w:rsidR="00F36238">
                    <w:rPr>
                      <w:noProof/>
                      <w:webHidden/>
                    </w:rPr>
                    <w:instrText xml:space="preserve"> PAGEREF _Toc408154435 \h </w:instrText>
                  </w:r>
                  <w:r w:rsidR="00F36238">
                    <w:rPr>
                      <w:noProof/>
                      <w:webHidden/>
                    </w:rPr>
                  </w:r>
                  <w:r w:rsidR="00F36238">
                    <w:rPr>
                      <w:noProof/>
                      <w:webHidden/>
                    </w:rPr>
                    <w:fldChar w:fldCharType="separate"/>
                  </w:r>
                  <w:r w:rsidR="00F36238">
                    <w:rPr>
                      <w:noProof/>
                      <w:webHidden/>
                    </w:rPr>
                    <w:t>16</w:t>
                  </w:r>
                  <w:r w:rsidR="00F36238">
                    <w:rPr>
                      <w:noProof/>
                      <w:webHidden/>
                    </w:rPr>
                    <w:fldChar w:fldCharType="end"/>
                  </w:r>
                </w:hyperlink>
              </w:p>
              <w:p w:rsidR="00F36238" w:rsidRDefault="00075931">
                <w:pPr>
                  <w:pStyle w:val="20"/>
                  <w:tabs>
                    <w:tab w:val="left" w:pos="600"/>
                    <w:tab w:val="right" w:leader="dot" w:pos="8448"/>
                  </w:tabs>
                  <w:rPr>
                    <w:rFonts w:asciiTheme="minorHAnsi" w:eastAsiaTheme="minorEastAsia" w:hAnsiTheme="minorHAnsi" w:cstheme="minorBidi"/>
                    <w:noProof/>
                    <w:kern w:val="2"/>
                    <w:sz w:val="21"/>
                    <w:szCs w:val="22"/>
                  </w:rPr>
                </w:pPr>
                <w:hyperlink w:anchor="_Toc408154436" w:history="1">
                  <w:r w:rsidR="00F36238" w:rsidRPr="001D30B7">
                    <w:rPr>
                      <w:rStyle w:val="ae"/>
                      <w:noProof/>
                    </w:rPr>
                    <w:t>3.</w:t>
                  </w:r>
                  <w:r w:rsidR="00F36238">
                    <w:rPr>
                      <w:rFonts w:asciiTheme="minorHAnsi" w:eastAsiaTheme="minorEastAsia" w:hAnsiTheme="minorHAnsi" w:cstheme="minorBidi"/>
                      <w:noProof/>
                      <w:kern w:val="2"/>
                      <w:sz w:val="21"/>
                      <w:szCs w:val="22"/>
                    </w:rPr>
                    <w:tab/>
                  </w:r>
                  <w:r w:rsidR="00F36238" w:rsidRPr="001D30B7">
                    <w:rPr>
                      <w:rStyle w:val="ae"/>
                      <w:rFonts w:hint="eastAsia"/>
                      <w:noProof/>
                    </w:rPr>
                    <w:t>《附件一</w:t>
                  </w:r>
                  <w:r w:rsidR="00F36238" w:rsidRPr="001D30B7">
                    <w:rPr>
                      <w:rStyle w:val="ae"/>
                      <w:noProof/>
                    </w:rPr>
                    <w:t>·</w:t>
                  </w:r>
                  <w:r w:rsidR="00F36238" w:rsidRPr="001D30B7">
                    <w:rPr>
                      <w:rStyle w:val="ae"/>
                      <w:rFonts w:hint="eastAsia"/>
                      <w:noProof/>
                    </w:rPr>
                    <w:t>数据口径对照表》</w:t>
                  </w:r>
                  <w:r w:rsidR="00F36238">
                    <w:rPr>
                      <w:noProof/>
                      <w:webHidden/>
                    </w:rPr>
                    <w:tab/>
                  </w:r>
                  <w:r w:rsidR="00F36238">
                    <w:rPr>
                      <w:noProof/>
                      <w:webHidden/>
                    </w:rPr>
                    <w:fldChar w:fldCharType="begin"/>
                  </w:r>
                  <w:r w:rsidR="00F36238">
                    <w:rPr>
                      <w:noProof/>
                      <w:webHidden/>
                    </w:rPr>
                    <w:instrText xml:space="preserve"> PAGEREF _Toc408154436 \h </w:instrText>
                  </w:r>
                  <w:r w:rsidR="00F36238">
                    <w:rPr>
                      <w:noProof/>
                      <w:webHidden/>
                    </w:rPr>
                  </w:r>
                  <w:r w:rsidR="00F36238">
                    <w:rPr>
                      <w:noProof/>
                      <w:webHidden/>
                    </w:rPr>
                    <w:fldChar w:fldCharType="separate"/>
                  </w:r>
                  <w:r w:rsidR="00F36238">
                    <w:rPr>
                      <w:noProof/>
                      <w:webHidden/>
                    </w:rPr>
                    <w:t>17</w:t>
                  </w:r>
                  <w:r w:rsidR="00F36238">
                    <w:rPr>
                      <w:noProof/>
                      <w:webHidden/>
                    </w:rPr>
                    <w:fldChar w:fldCharType="end"/>
                  </w:r>
                </w:hyperlink>
              </w:p>
              <w:p w:rsidR="00F36238" w:rsidRDefault="00075931">
                <w:pPr>
                  <w:pStyle w:val="20"/>
                  <w:tabs>
                    <w:tab w:val="left" w:pos="600"/>
                    <w:tab w:val="right" w:leader="dot" w:pos="8448"/>
                  </w:tabs>
                  <w:rPr>
                    <w:rFonts w:asciiTheme="minorHAnsi" w:eastAsiaTheme="minorEastAsia" w:hAnsiTheme="minorHAnsi" w:cstheme="minorBidi"/>
                    <w:noProof/>
                    <w:kern w:val="2"/>
                    <w:sz w:val="21"/>
                    <w:szCs w:val="22"/>
                  </w:rPr>
                </w:pPr>
                <w:hyperlink w:anchor="_Toc408154437" w:history="1">
                  <w:r w:rsidR="00F36238" w:rsidRPr="001D30B7">
                    <w:rPr>
                      <w:rStyle w:val="ae"/>
                      <w:noProof/>
                    </w:rPr>
                    <w:t>4.</w:t>
                  </w:r>
                  <w:r w:rsidR="00F36238">
                    <w:rPr>
                      <w:rFonts w:asciiTheme="minorHAnsi" w:eastAsiaTheme="minorEastAsia" w:hAnsiTheme="minorHAnsi" w:cstheme="minorBidi"/>
                      <w:noProof/>
                      <w:kern w:val="2"/>
                      <w:sz w:val="21"/>
                      <w:szCs w:val="22"/>
                    </w:rPr>
                    <w:tab/>
                  </w:r>
                  <w:r w:rsidR="00F36238" w:rsidRPr="001D30B7">
                    <w:rPr>
                      <w:rStyle w:val="ae"/>
                      <w:rFonts w:hint="eastAsia"/>
                      <w:noProof/>
                    </w:rPr>
                    <w:t>《附件二</w:t>
                  </w:r>
                  <w:r w:rsidR="00F36238" w:rsidRPr="001D30B7">
                    <w:rPr>
                      <w:rStyle w:val="ae"/>
                      <w:noProof/>
                    </w:rPr>
                    <w:t>·</w:t>
                  </w:r>
                  <w:r w:rsidR="00F36238" w:rsidRPr="001D30B7">
                    <w:rPr>
                      <w:rStyle w:val="ae"/>
                      <w:rFonts w:hint="eastAsia"/>
                      <w:noProof/>
                    </w:rPr>
                    <w:t>入店页面类型对照表》</w:t>
                  </w:r>
                  <w:r w:rsidR="00F36238">
                    <w:rPr>
                      <w:noProof/>
                      <w:webHidden/>
                    </w:rPr>
                    <w:tab/>
                  </w:r>
                  <w:r w:rsidR="00F36238">
                    <w:rPr>
                      <w:noProof/>
                      <w:webHidden/>
                    </w:rPr>
                    <w:fldChar w:fldCharType="begin"/>
                  </w:r>
                  <w:r w:rsidR="00F36238">
                    <w:rPr>
                      <w:noProof/>
                      <w:webHidden/>
                    </w:rPr>
                    <w:instrText xml:space="preserve"> PAGEREF _Toc408154437 \h </w:instrText>
                  </w:r>
                  <w:r w:rsidR="00F36238">
                    <w:rPr>
                      <w:noProof/>
                      <w:webHidden/>
                    </w:rPr>
                  </w:r>
                  <w:r w:rsidR="00F36238">
                    <w:rPr>
                      <w:noProof/>
                      <w:webHidden/>
                    </w:rPr>
                    <w:fldChar w:fldCharType="separate"/>
                  </w:r>
                  <w:r w:rsidR="00F36238">
                    <w:rPr>
                      <w:noProof/>
                      <w:webHidden/>
                    </w:rPr>
                    <w:t>20</w:t>
                  </w:r>
                  <w:r w:rsidR="00F36238">
                    <w:rPr>
                      <w:noProof/>
                      <w:webHidden/>
                    </w:rPr>
                    <w:fldChar w:fldCharType="end"/>
                  </w:r>
                </w:hyperlink>
              </w:p>
              <w:p w:rsidR="00F36238" w:rsidRDefault="00075931">
                <w:pPr>
                  <w:pStyle w:val="20"/>
                  <w:tabs>
                    <w:tab w:val="left" w:pos="600"/>
                    <w:tab w:val="right" w:leader="dot" w:pos="8448"/>
                  </w:tabs>
                  <w:rPr>
                    <w:rFonts w:asciiTheme="minorHAnsi" w:eastAsiaTheme="minorEastAsia" w:hAnsiTheme="minorHAnsi" w:cstheme="minorBidi"/>
                    <w:noProof/>
                    <w:kern w:val="2"/>
                    <w:sz w:val="21"/>
                    <w:szCs w:val="22"/>
                  </w:rPr>
                </w:pPr>
                <w:hyperlink w:anchor="_Toc408154438" w:history="1">
                  <w:r w:rsidR="00F36238" w:rsidRPr="001D30B7">
                    <w:rPr>
                      <w:rStyle w:val="ae"/>
                      <w:noProof/>
                    </w:rPr>
                    <w:t>5.</w:t>
                  </w:r>
                  <w:r w:rsidR="00F36238">
                    <w:rPr>
                      <w:rFonts w:asciiTheme="minorHAnsi" w:eastAsiaTheme="minorEastAsia" w:hAnsiTheme="minorHAnsi" w:cstheme="minorBidi"/>
                      <w:noProof/>
                      <w:kern w:val="2"/>
                      <w:sz w:val="21"/>
                      <w:szCs w:val="22"/>
                    </w:rPr>
                    <w:tab/>
                  </w:r>
                  <w:r w:rsidR="00F36238" w:rsidRPr="001D30B7">
                    <w:rPr>
                      <w:rStyle w:val="ae"/>
                      <w:rFonts w:hint="eastAsia"/>
                      <w:noProof/>
                    </w:rPr>
                    <w:t>《附件三·数据报表导出效果》</w:t>
                  </w:r>
                  <w:r w:rsidR="00F36238">
                    <w:rPr>
                      <w:noProof/>
                      <w:webHidden/>
                    </w:rPr>
                    <w:tab/>
                  </w:r>
                  <w:r w:rsidR="00F36238">
                    <w:rPr>
                      <w:noProof/>
                      <w:webHidden/>
                    </w:rPr>
                    <w:fldChar w:fldCharType="begin"/>
                  </w:r>
                  <w:r w:rsidR="00F36238">
                    <w:rPr>
                      <w:noProof/>
                      <w:webHidden/>
                    </w:rPr>
                    <w:instrText xml:space="preserve"> PAGEREF _Toc408154438 \h </w:instrText>
                  </w:r>
                  <w:r w:rsidR="00F36238">
                    <w:rPr>
                      <w:noProof/>
                      <w:webHidden/>
                    </w:rPr>
                  </w:r>
                  <w:r w:rsidR="00F36238">
                    <w:rPr>
                      <w:noProof/>
                      <w:webHidden/>
                    </w:rPr>
                    <w:fldChar w:fldCharType="separate"/>
                  </w:r>
                  <w:r w:rsidR="00F36238">
                    <w:rPr>
                      <w:noProof/>
                      <w:webHidden/>
                    </w:rPr>
                    <w:t>22</w:t>
                  </w:r>
                  <w:r w:rsidR="00F36238">
                    <w:rPr>
                      <w:noProof/>
                      <w:webHidden/>
                    </w:rPr>
                    <w:fldChar w:fldCharType="end"/>
                  </w:r>
                </w:hyperlink>
              </w:p>
              <w:p w:rsidR="00F36238" w:rsidRDefault="00075931">
                <w:pPr>
                  <w:pStyle w:val="20"/>
                  <w:tabs>
                    <w:tab w:val="left" w:pos="600"/>
                    <w:tab w:val="right" w:leader="dot" w:pos="8448"/>
                  </w:tabs>
                  <w:rPr>
                    <w:rFonts w:asciiTheme="minorHAnsi" w:eastAsiaTheme="minorEastAsia" w:hAnsiTheme="minorHAnsi" w:cstheme="minorBidi"/>
                    <w:noProof/>
                    <w:kern w:val="2"/>
                    <w:sz w:val="21"/>
                    <w:szCs w:val="22"/>
                  </w:rPr>
                </w:pPr>
                <w:hyperlink w:anchor="_Toc408154439" w:history="1">
                  <w:r w:rsidR="00F36238" w:rsidRPr="001D30B7">
                    <w:rPr>
                      <w:rStyle w:val="ae"/>
                      <w:noProof/>
                    </w:rPr>
                    <w:t>6.</w:t>
                  </w:r>
                  <w:r w:rsidR="00F36238">
                    <w:rPr>
                      <w:rFonts w:asciiTheme="minorHAnsi" w:eastAsiaTheme="minorEastAsia" w:hAnsiTheme="minorHAnsi" w:cstheme="minorBidi"/>
                      <w:noProof/>
                      <w:kern w:val="2"/>
                      <w:sz w:val="21"/>
                      <w:szCs w:val="22"/>
                    </w:rPr>
                    <w:tab/>
                  </w:r>
                  <w:r w:rsidR="00F36238" w:rsidRPr="001D30B7">
                    <w:rPr>
                      <w:rStyle w:val="ae"/>
                      <w:rFonts w:hint="eastAsia"/>
                      <w:noProof/>
                    </w:rPr>
                    <w:t>压力测试需求</w:t>
                  </w:r>
                  <w:r w:rsidR="00F36238">
                    <w:rPr>
                      <w:noProof/>
                      <w:webHidden/>
                    </w:rPr>
                    <w:tab/>
                  </w:r>
                  <w:r w:rsidR="00F36238">
                    <w:rPr>
                      <w:noProof/>
                      <w:webHidden/>
                    </w:rPr>
                    <w:fldChar w:fldCharType="begin"/>
                  </w:r>
                  <w:r w:rsidR="00F36238">
                    <w:rPr>
                      <w:noProof/>
                      <w:webHidden/>
                    </w:rPr>
                    <w:instrText xml:space="preserve"> PAGEREF _Toc408154439 \h </w:instrText>
                  </w:r>
                  <w:r w:rsidR="00F36238">
                    <w:rPr>
                      <w:noProof/>
                      <w:webHidden/>
                    </w:rPr>
                  </w:r>
                  <w:r w:rsidR="00F36238">
                    <w:rPr>
                      <w:noProof/>
                      <w:webHidden/>
                    </w:rPr>
                    <w:fldChar w:fldCharType="separate"/>
                  </w:r>
                  <w:r w:rsidR="00F36238">
                    <w:rPr>
                      <w:noProof/>
                      <w:webHidden/>
                    </w:rPr>
                    <w:t>22</w:t>
                  </w:r>
                  <w:r w:rsidR="00F36238">
                    <w:rPr>
                      <w:noProof/>
                      <w:webHidden/>
                    </w:rPr>
                    <w:fldChar w:fldCharType="end"/>
                  </w:r>
                </w:hyperlink>
              </w:p>
              <w:p w:rsidR="00F36238" w:rsidRDefault="00075931">
                <w:pPr>
                  <w:pStyle w:val="20"/>
                  <w:tabs>
                    <w:tab w:val="left" w:pos="600"/>
                    <w:tab w:val="right" w:leader="dot" w:pos="8448"/>
                  </w:tabs>
                  <w:rPr>
                    <w:rFonts w:asciiTheme="minorHAnsi" w:eastAsiaTheme="minorEastAsia" w:hAnsiTheme="minorHAnsi" w:cstheme="minorBidi"/>
                    <w:noProof/>
                    <w:kern w:val="2"/>
                    <w:sz w:val="21"/>
                    <w:szCs w:val="22"/>
                  </w:rPr>
                </w:pPr>
                <w:hyperlink w:anchor="_Toc408154440" w:history="1">
                  <w:r w:rsidR="00F36238" w:rsidRPr="001D30B7">
                    <w:rPr>
                      <w:rStyle w:val="ae"/>
                      <w:noProof/>
                    </w:rPr>
                    <w:t>7.</w:t>
                  </w:r>
                  <w:r w:rsidR="00F36238">
                    <w:rPr>
                      <w:rFonts w:asciiTheme="minorHAnsi" w:eastAsiaTheme="minorEastAsia" w:hAnsiTheme="minorHAnsi" w:cstheme="minorBidi"/>
                      <w:noProof/>
                      <w:kern w:val="2"/>
                      <w:sz w:val="21"/>
                      <w:szCs w:val="22"/>
                    </w:rPr>
                    <w:tab/>
                  </w:r>
                  <w:r w:rsidR="00F36238" w:rsidRPr="001D30B7">
                    <w:rPr>
                      <w:rStyle w:val="ae"/>
                      <w:rFonts w:hint="eastAsia"/>
                      <w:noProof/>
                    </w:rPr>
                    <w:t>监测埋码需求</w:t>
                  </w:r>
                  <w:r w:rsidR="00F36238">
                    <w:rPr>
                      <w:noProof/>
                      <w:webHidden/>
                    </w:rPr>
                    <w:tab/>
                  </w:r>
                  <w:r w:rsidR="00F36238">
                    <w:rPr>
                      <w:noProof/>
                      <w:webHidden/>
                    </w:rPr>
                    <w:fldChar w:fldCharType="begin"/>
                  </w:r>
                  <w:r w:rsidR="00F36238">
                    <w:rPr>
                      <w:noProof/>
                      <w:webHidden/>
                    </w:rPr>
                    <w:instrText xml:space="preserve"> PAGEREF _Toc408154440 \h </w:instrText>
                  </w:r>
                  <w:r w:rsidR="00F36238">
                    <w:rPr>
                      <w:noProof/>
                      <w:webHidden/>
                    </w:rPr>
                  </w:r>
                  <w:r w:rsidR="00F36238">
                    <w:rPr>
                      <w:noProof/>
                      <w:webHidden/>
                    </w:rPr>
                    <w:fldChar w:fldCharType="separate"/>
                  </w:r>
                  <w:r w:rsidR="00F36238">
                    <w:rPr>
                      <w:noProof/>
                      <w:webHidden/>
                    </w:rPr>
                    <w:t>22</w:t>
                  </w:r>
                  <w:r w:rsidR="00F36238">
                    <w:rPr>
                      <w:noProof/>
                      <w:webHidden/>
                    </w:rPr>
                    <w:fldChar w:fldCharType="end"/>
                  </w:r>
                </w:hyperlink>
              </w:p>
              <w:p w:rsidR="00F36238" w:rsidRDefault="00075931">
                <w:pPr>
                  <w:pStyle w:val="20"/>
                  <w:tabs>
                    <w:tab w:val="left" w:pos="800"/>
                    <w:tab w:val="right" w:leader="dot" w:pos="8448"/>
                  </w:tabs>
                  <w:rPr>
                    <w:rFonts w:asciiTheme="minorHAnsi" w:eastAsiaTheme="minorEastAsia" w:hAnsiTheme="minorHAnsi" w:cstheme="minorBidi"/>
                    <w:noProof/>
                    <w:kern w:val="2"/>
                    <w:sz w:val="21"/>
                    <w:szCs w:val="22"/>
                  </w:rPr>
                </w:pPr>
                <w:hyperlink w:anchor="_Toc408154441" w:history="1">
                  <w:r w:rsidR="00F36238" w:rsidRPr="001D30B7">
                    <w:rPr>
                      <w:rStyle w:val="ae"/>
                      <w:noProof/>
                    </w:rPr>
                    <w:t>7.1.</w:t>
                  </w:r>
                  <w:r w:rsidR="00F36238">
                    <w:rPr>
                      <w:rFonts w:asciiTheme="minorHAnsi" w:eastAsiaTheme="minorEastAsia" w:hAnsiTheme="minorHAnsi" w:cstheme="minorBidi"/>
                      <w:noProof/>
                      <w:kern w:val="2"/>
                      <w:sz w:val="21"/>
                      <w:szCs w:val="22"/>
                    </w:rPr>
                    <w:tab/>
                  </w:r>
                  <w:r w:rsidR="00F36238" w:rsidRPr="001D30B7">
                    <w:rPr>
                      <w:rStyle w:val="ae"/>
                      <w:rFonts w:hint="eastAsia"/>
                      <w:noProof/>
                    </w:rPr>
                    <w:t>经营概况页面</w:t>
                  </w:r>
                  <w:r w:rsidR="00F36238">
                    <w:rPr>
                      <w:noProof/>
                      <w:webHidden/>
                    </w:rPr>
                    <w:tab/>
                  </w:r>
                  <w:r w:rsidR="00F36238">
                    <w:rPr>
                      <w:noProof/>
                      <w:webHidden/>
                    </w:rPr>
                    <w:fldChar w:fldCharType="begin"/>
                  </w:r>
                  <w:r w:rsidR="00F36238">
                    <w:rPr>
                      <w:noProof/>
                      <w:webHidden/>
                    </w:rPr>
                    <w:instrText xml:space="preserve"> PAGEREF _Toc408154441 \h </w:instrText>
                  </w:r>
                  <w:r w:rsidR="00F36238">
                    <w:rPr>
                      <w:noProof/>
                      <w:webHidden/>
                    </w:rPr>
                  </w:r>
                  <w:r w:rsidR="00F36238">
                    <w:rPr>
                      <w:noProof/>
                      <w:webHidden/>
                    </w:rPr>
                    <w:fldChar w:fldCharType="separate"/>
                  </w:r>
                  <w:r w:rsidR="00F36238">
                    <w:rPr>
                      <w:noProof/>
                      <w:webHidden/>
                    </w:rPr>
                    <w:t>22</w:t>
                  </w:r>
                  <w:r w:rsidR="00F36238">
                    <w:rPr>
                      <w:noProof/>
                      <w:webHidden/>
                    </w:rPr>
                    <w:fldChar w:fldCharType="end"/>
                  </w:r>
                </w:hyperlink>
              </w:p>
              <w:p w:rsidR="00F36238" w:rsidRDefault="00075931">
                <w:pPr>
                  <w:pStyle w:val="20"/>
                  <w:tabs>
                    <w:tab w:val="left" w:pos="800"/>
                    <w:tab w:val="right" w:leader="dot" w:pos="8448"/>
                  </w:tabs>
                  <w:rPr>
                    <w:rFonts w:asciiTheme="minorHAnsi" w:eastAsiaTheme="minorEastAsia" w:hAnsiTheme="minorHAnsi" w:cstheme="minorBidi"/>
                    <w:noProof/>
                    <w:kern w:val="2"/>
                    <w:sz w:val="21"/>
                    <w:szCs w:val="22"/>
                  </w:rPr>
                </w:pPr>
                <w:hyperlink w:anchor="_Toc408154442" w:history="1">
                  <w:r w:rsidR="00F36238" w:rsidRPr="001D30B7">
                    <w:rPr>
                      <w:rStyle w:val="ae"/>
                      <w:noProof/>
                    </w:rPr>
                    <w:t>7.2.</w:t>
                  </w:r>
                  <w:r w:rsidR="00F36238">
                    <w:rPr>
                      <w:rFonts w:asciiTheme="minorHAnsi" w:eastAsiaTheme="minorEastAsia" w:hAnsiTheme="minorHAnsi" w:cstheme="minorBidi"/>
                      <w:noProof/>
                      <w:kern w:val="2"/>
                      <w:sz w:val="21"/>
                      <w:szCs w:val="22"/>
                    </w:rPr>
                    <w:tab/>
                  </w:r>
                  <w:r w:rsidR="00F36238" w:rsidRPr="001D30B7">
                    <w:rPr>
                      <w:rStyle w:val="ae"/>
                      <w:rFonts w:hint="eastAsia"/>
                      <w:noProof/>
                    </w:rPr>
                    <w:t>实时概况页面</w:t>
                  </w:r>
                  <w:r w:rsidR="00F36238">
                    <w:rPr>
                      <w:noProof/>
                      <w:webHidden/>
                    </w:rPr>
                    <w:tab/>
                  </w:r>
                  <w:r w:rsidR="00F36238">
                    <w:rPr>
                      <w:noProof/>
                      <w:webHidden/>
                    </w:rPr>
                    <w:fldChar w:fldCharType="begin"/>
                  </w:r>
                  <w:r w:rsidR="00F36238">
                    <w:rPr>
                      <w:noProof/>
                      <w:webHidden/>
                    </w:rPr>
                    <w:instrText xml:space="preserve"> PAGEREF _Toc408154442 \h </w:instrText>
                  </w:r>
                  <w:r w:rsidR="00F36238">
                    <w:rPr>
                      <w:noProof/>
                      <w:webHidden/>
                    </w:rPr>
                  </w:r>
                  <w:r w:rsidR="00F36238">
                    <w:rPr>
                      <w:noProof/>
                      <w:webHidden/>
                    </w:rPr>
                    <w:fldChar w:fldCharType="separate"/>
                  </w:r>
                  <w:r w:rsidR="00F36238">
                    <w:rPr>
                      <w:noProof/>
                      <w:webHidden/>
                    </w:rPr>
                    <w:t>24</w:t>
                  </w:r>
                  <w:r w:rsidR="00F36238">
                    <w:rPr>
                      <w:noProof/>
                      <w:webHidden/>
                    </w:rPr>
                    <w:fldChar w:fldCharType="end"/>
                  </w:r>
                </w:hyperlink>
              </w:p>
              <w:p w:rsidR="000C176B" w:rsidRPr="006E672B" w:rsidRDefault="00E45C22" w:rsidP="00D95468">
                <w:pPr>
                  <w:rPr>
                    <w:color w:val="000000" w:themeColor="text1"/>
                  </w:rPr>
                </w:pPr>
                <w:r w:rsidRPr="006E672B">
                  <w:rPr>
                    <w:b/>
                    <w:bCs/>
                    <w:color w:val="000000" w:themeColor="text1"/>
                    <w:lang w:val="zh-CN"/>
                  </w:rPr>
                  <w:fldChar w:fldCharType="end"/>
                </w:r>
              </w:p>
            </w:sdtContent>
          </w:sdt>
        </w:tc>
      </w:tr>
    </w:tbl>
    <w:p w:rsidR="000C176B" w:rsidRPr="006E672B" w:rsidRDefault="000C176B" w:rsidP="000C176B">
      <w:pPr>
        <w:rPr>
          <w:color w:val="000000" w:themeColor="text1"/>
        </w:rPr>
      </w:pPr>
    </w:p>
    <w:p w:rsidR="00C20970" w:rsidRPr="006E672B" w:rsidRDefault="00C20970">
      <w:pPr>
        <w:overflowPunct/>
        <w:autoSpaceDE/>
        <w:autoSpaceDN/>
        <w:adjustRightInd/>
        <w:textAlignment w:val="auto"/>
        <w:rPr>
          <w:color w:val="000000" w:themeColor="text1"/>
        </w:rPr>
      </w:pPr>
      <w:r w:rsidRPr="006E672B">
        <w:rPr>
          <w:color w:val="000000" w:themeColor="text1"/>
        </w:rPr>
        <w:br w:type="page"/>
      </w:r>
    </w:p>
    <w:p w:rsidR="000C176B" w:rsidRPr="006E672B" w:rsidRDefault="000C176B" w:rsidP="000C176B">
      <w:pPr>
        <w:rPr>
          <w:color w:val="000000" w:themeColor="text1"/>
        </w:rPr>
      </w:pPr>
    </w:p>
    <w:p w:rsidR="00EA3247" w:rsidRPr="006E672B" w:rsidRDefault="00174379" w:rsidP="00FF1F8F">
      <w:pPr>
        <w:pStyle w:val="2"/>
        <w:numPr>
          <w:ilvl w:val="0"/>
          <w:numId w:val="2"/>
        </w:numPr>
        <w:ind w:firstLineChars="0"/>
        <w:rPr>
          <w:color w:val="000000" w:themeColor="text1"/>
        </w:rPr>
      </w:pPr>
      <w:bookmarkStart w:id="9" w:name="_Toc408154414"/>
      <w:r w:rsidRPr="006E672B">
        <w:rPr>
          <w:rFonts w:hint="eastAsia"/>
          <w:color w:val="000000" w:themeColor="text1"/>
        </w:rPr>
        <w:t>需求</w:t>
      </w:r>
      <w:r w:rsidR="00EA3247" w:rsidRPr="006E672B">
        <w:rPr>
          <w:rFonts w:hint="eastAsia"/>
          <w:color w:val="000000" w:themeColor="text1"/>
        </w:rPr>
        <w:t>说明</w:t>
      </w:r>
      <w:bookmarkEnd w:id="9"/>
    </w:p>
    <w:p w:rsidR="00174379" w:rsidRPr="006E672B" w:rsidRDefault="00174379" w:rsidP="00FF1F8F">
      <w:pPr>
        <w:pStyle w:val="2"/>
        <w:numPr>
          <w:ilvl w:val="1"/>
          <w:numId w:val="1"/>
        </w:numPr>
        <w:ind w:firstLineChars="0"/>
        <w:rPr>
          <w:color w:val="000000" w:themeColor="text1"/>
        </w:rPr>
      </w:pPr>
      <w:bookmarkStart w:id="10" w:name="_Toc408154415"/>
      <w:r w:rsidRPr="006E672B">
        <w:rPr>
          <w:rFonts w:hint="eastAsia"/>
          <w:color w:val="000000" w:themeColor="text1"/>
        </w:rPr>
        <w:t>需求</w:t>
      </w:r>
      <w:r w:rsidR="00CE4232" w:rsidRPr="006E672B">
        <w:rPr>
          <w:rFonts w:hint="eastAsia"/>
          <w:color w:val="000000" w:themeColor="text1"/>
        </w:rPr>
        <w:t>简述</w:t>
      </w:r>
      <w:bookmarkEnd w:id="10"/>
    </w:p>
    <w:p w:rsidR="000C176B" w:rsidRPr="006E672B" w:rsidRDefault="000C176B" w:rsidP="000C176B">
      <w:pPr>
        <w:rPr>
          <w:color w:val="000000" w:themeColor="text1"/>
        </w:rPr>
      </w:pPr>
      <w:r w:rsidRPr="006E672B">
        <w:rPr>
          <w:rFonts w:hint="eastAsia"/>
          <w:color w:val="000000" w:themeColor="text1"/>
        </w:rPr>
        <w:tab/>
      </w:r>
      <w:r w:rsidR="00144C9F" w:rsidRPr="006E672B">
        <w:rPr>
          <w:rFonts w:hint="eastAsia"/>
          <w:color w:val="000000" w:themeColor="text1"/>
        </w:rPr>
        <w:t xml:space="preserve">mantis </w:t>
      </w:r>
      <w:r w:rsidR="00144C9F" w:rsidRPr="006E672B">
        <w:rPr>
          <w:rFonts w:hint="eastAsia"/>
          <w:color w:val="000000" w:themeColor="text1"/>
        </w:rPr>
        <w:t>号：</w:t>
      </w:r>
      <w:r w:rsidR="00144C9F" w:rsidRPr="006E672B">
        <w:rPr>
          <w:rFonts w:hint="eastAsia"/>
          <w:color w:val="000000" w:themeColor="text1"/>
        </w:rPr>
        <w:t>0014234</w:t>
      </w:r>
    </w:p>
    <w:p w:rsidR="00174379" w:rsidRPr="006E672B" w:rsidRDefault="00174379" w:rsidP="00FF1F8F">
      <w:pPr>
        <w:pStyle w:val="2"/>
        <w:numPr>
          <w:ilvl w:val="1"/>
          <w:numId w:val="1"/>
        </w:numPr>
        <w:ind w:firstLineChars="0"/>
        <w:rPr>
          <w:color w:val="000000" w:themeColor="text1"/>
        </w:rPr>
      </w:pPr>
      <w:bookmarkStart w:id="11" w:name="_Toc408154416"/>
      <w:r w:rsidRPr="006E672B">
        <w:rPr>
          <w:rFonts w:hint="eastAsia"/>
          <w:color w:val="000000" w:themeColor="text1"/>
        </w:rPr>
        <w:t>需求</w:t>
      </w:r>
      <w:r w:rsidR="00CE4232" w:rsidRPr="006E672B">
        <w:rPr>
          <w:rFonts w:hint="eastAsia"/>
          <w:color w:val="000000" w:themeColor="text1"/>
        </w:rPr>
        <w:t>来源</w:t>
      </w:r>
      <w:bookmarkEnd w:id="11"/>
    </w:p>
    <w:p w:rsidR="000C176B" w:rsidRPr="006E672B" w:rsidRDefault="00786B05" w:rsidP="00786B05">
      <w:pPr>
        <w:ind w:left="567"/>
        <w:rPr>
          <w:color w:val="000000" w:themeColor="text1"/>
        </w:rPr>
      </w:pPr>
      <w:r>
        <w:rPr>
          <w:rFonts w:hint="eastAsia"/>
          <w:color w:val="000000" w:themeColor="text1"/>
        </w:rPr>
        <w:t>略。</w:t>
      </w:r>
    </w:p>
    <w:p w:rsidR="00EA3247" w:rsidRPr="006E672B" w:rsidRDefault="00EA3247" w:rsidP="00FF1F8F">
      <w:pPr>
        <w:pStyle w:val="2"/>
        <w:numPr>
          <w:ilvl w:val="1"/>
          <w:numId w:val="1"/>
        </w:numPr>
        <w:ind w:firstLineChars="0"/>
        <w:rPr>
          <w:color w:val="000000" w:themeColor="text1"/>
        </w:rPr>
      </w:pPr>
      <w:bookmarkStart w:id="12" w:name="_Toc297628701"/>
      <w:bookmarkStart w:id="13" w:name="_Toc408154417"/>
      <w:r w:rsidRPr="006E672B">
        <w:rPr>
          <w:rFonts w:hint="eastAsia"/>
          <w:color w:val="000000" w:themeColor="text1"/>
        </w:rPr>
        <w:t>需求</w:t>
      </w:r>
      <w:bookmarkEnd w:id="12"/>
      <w:r w:rsidR="00CE4232" w:rsidRPr="006E672B">
        <w:rPr>
          <w:rFonts w:hint="eastAsia"/>
          <w:color w:val="000000" w:themeColor="text1"/>
        </w:rPr>
        <w:t>目标</w:t>
      </w:r>
      <w:bookmarkEnd w:id="13"/>
    </w:p>
    <w:p w:rsidR="000C176B" w:rsidRPr="006E672B" w:rsidRDefault="000C176B" w:rsidP="000C176B">
      <w:pPr>
        <w:rPr>
          <w:color w:val="000000" w:themeColor="text1"/>
        </w:rPr>
      </w:pPr>
      <w:r w:rsidRPr="006E672B">
        <w:rPr>
          <w:rFonts w:hint="eastAsia"/>
          <w:color w:val="000000" w:themeColor="text1"/>
        </w:rPr>
        <w:tab/>
      </w:r>
      <w:r w:rsidR="002826AD" w:rsidRPr="006E672B">
        <w:rPr>
          <w:rFonts w:hint="eastAsia"/>
          <w:color w:val="000000" w:themeColor="text1"/>
        </w:rPr>
        <w:t>奠定整个数据助手</w:t>
      </w:r>
      <w:r w:rsidR="002826AD" w:rsidRPr="006E672B">
        <w:rPr>
          <w:rFonts w:hint="eastAsia"/>
          <w:color w:val="000000" w:themeColor="text1"/>
        </w:rPr>
        <w:t>v2</w:t>
      </w:r>
      <w:r w:rsidR="002826AD" w:rsidRPr="006E672B">
        <w:rPr>
          <w:rFonts w:hint="eastAsia"/>
          <w:color w:val="000000" w:themeColor="text1"/>
        </w:rPr>
        <w:t>版的基调</w:t>
      </w:r>
      <w:r w:rsidR="00165639" w:rsidRPr="006E672B">
        <w:rPr>
          <w:rFonts w:hint="eastAsia"/>
          <w:color w:val="000000" w:themeColor="text1"/>
        </w:rPr>
        <w:t>，实现：</w:t>
      </w:r>
      <w:r w:rsidR="00165639" w:rsidRPr="006E672B">
        <w:rPr>
          <w:rFonts w:hint="eastAsia"/>
          <w:color w:val="000000" w:themeColor="text1"/>
        </w:rPr>
        <w:t>1</w:t>
      </w:r>
      <w:r w:rsidR="00165639" w:rsidRPr="006E672B">
        <w:rPr>
          <w:rFonts w:hint="eastAsia"/>
          <w:color w:val="000000" w:themeColor="text1"/>
        </w:rPr>
        <w:t>、</w:t>
      </w:r>
      <w:r w:rsidR="00786B05">
        <w:rPr>
          <w:rFonts w:hint="eastAsia"/>
          <w:color w:val="000000" w:themeColor="text1"/>
        </w:rPr>
        <w:t>补充移动端数据，整合移动端与</w:t>
      </w:r>
      <w:r w:rsidR="00786B05">
        <w:rPr>
          <w:rFonts w:hint="eastAsia"/>
          <w:color w:val="000000" w:themeColor="text1"/>
        </w:rPr>
        <w:t>PC</w:t>
      </w:r>
      <w:r w:rsidR="00786B05">
        <w:rPr>
          <w:rFonts w:hint="eastAsia"/>
          <w:color w:val="000000" w:themeColor="text1"/>
        </w:rPr>
        <w:t>端数据</w:t>
      </w:r>
      <w:r w:rsidR="00165639" w:rsidRPr="006E672B">
        <w:rPr>
          <w:rFonts w:hint="eastAsia"/>
          <w:color w:val="000000" w:themeColor="text1"/>
        </w:rPr>
        <w:t>；</w:t>
      </w:r>
      <w:r w:rsidR="00165639" w:rsidRPr="006E672B">
        <w:rPr>
          <w:rFonts w:hint="eastAsia"/>
          <w:color w:val="000000" w:themeColor="text1"/>
        </w:rPr>
        <w:t>2</w:t>
      </w:r>
      <w:r w:rsidR="00165639" w:rsidRPr="006E672B">
        <w:rPr>
          <w:rFonts w:hint="eastAsia"/>
          <w:color w:val="000000" w:themeColor="text1"/>
        </w:rPr>
        <w:t>、提升数据口径准确性、完整性；</w:t>
      </w:r>
      <w:r w:rsidR="00165639" w:rsidRPr="006E672B">
        <w:rPr>
          <w:rFonts w:hint="eastAsia"/>
          <w:color w:val="000000" w:themeColor="text1"/>
        </w:rPr>
        <w:t>3</w:t>
      </w:r>
      <w:r w:rsidR="00165639" w:rsidRPr="006E672B">
        <w:rPr>
          <w:rFonts w:hint="eastAsia"/>
          <w:color w:val="000000" w:themeColor="text1"/>
        </w:rPr>
        <w:t>、提供商家关注的</w:t>
      </w:r>
      <w:r w:rsidR="00786B05">
        <w:rPr>
          <w:rFonts w:hint="eastAsia"/>
          <w:color w:val="000000" w:themeColor="text1"/>
        </w:rPr>
        <w:t>用户</w:t>
      </w:r>
      <w:r w:rsidR="00165639" w:rsidRPr="006E672B">
        <w:rPr>
          <w:rFonts w:hint="eastAsia"/>
          <w:color w:val="000000" w:themeColor="text1"/>
        </w:rPr>
        <w:t>访问记录；</w:t>
      </w:r>
      <w:r w:rsidR="00165639" w:rsidRPr="006E672B">
        <w:rPr>
          <w:rFonts w:hint="eastAsia"/>
          <w:color w:val="000000" w:themeColor="text1"/>
        </w:rPr>
        <w:t>4</w:t>
      </w:r>
      <w:r w:rsidR="00165639" w:rsidRPr="006E672B">
        <w:rPr>
          <w:rFonts w:hint="eastAsia"/>
          <w:color w:val="000000" w:themeColor="text1"/>
        </w:rPr>
        <w:t>、整合信息</w:t>
      </w:r>
      <w:r w:rsidR="00B52F8D" w:rsidRPr="006E672B">
        <w:rPr>
          <w:rFonts w:hint="eastAsia"/>
          <w:color w:val="000000" w:themeColor="text1"/>
        </w:rPr>
        <w:t>、</w:t>
      </w:r>
      <w:r w:rsidR="00165639" w:rsidRPr="006E672B">
        <w:rPr>
          <w:rFonts w:hint="eastAsia"/>
          <w:color w:val="000000" w:themeColor="text1"/>
        </w:rPr>
        <w:t>优化布局</w:t>
      </w:r>
      <w:r w:rsidR="00B52F8D" w:rsidRPr="006E672B">
        <w:rPr>
          <w:rFonts w:hint="eastAsia"/>
          <w:color w:val="000000" w:themeColor="text1"/>
        </w:rPr>
        <w:t>，</w:t>
      </w:r>
      <w:r w:rsidR="00165639" w:rsidRPr="006E672B">
        <w:rPr>
          <w:rFonts w:hint="eastAsia"/>
          <w:color w:val="000000" w:themeColor="text1"/>
        </w:rPr>
        <w:t>提升商家操作体验</w:t>
      </w:r>
      <w:r w:rsidR="00B52F8D" w:rsidRPr="006E672B">
        <w:rPr>
          <w:rFonts w:hint="eastAsia"/>
          <w:color w:val="000000" w:themeColor="text1"/>
        </w:rPr>
        <w:t>。</w:t>
      </w:r>
    </w:p>
    <w:p w:rsidR="000C176B" w:rsidRPr="006E672B" w:rsidRDefault="00923056" w:rsidP="00FF1F8F">
      <w:pPr>
        <w:pStyle w:val="2"/>
        <w:numPr>
          <w:ilvl w:val="1"/>
          <w:numId w:val="1"/>
        </w:numPr>
        <w:ind w:firstLineChars="0"/>
        <w:rPr>
          <w:color w:val="000000" w:themeColor="text1"/>
        </w:rPr>
      </w:pPr>
      <w:bookmarkStart w:id="14" w:name="_Toc408154418"/>
      <w:r w:rsidRPr="006E672B">
        <w:rPr>
          <w:rFonts w:hint="eastAsia"/>
          <w:color w:val="000000" w:themeColor="text1"/>
        </w:rPr>
        <w:t>关联</w:t>
      </w:r>
      <w:r w:rsidR="000C176B" w:rsidRPr="006E672B">
        <w:rPr>
          <w:rFonts w:hint="eastAsia"/>
          <w:color w:val="000000" w:themeColor="text1"/>
        </w:rPr>
        <w:t>改动与性能测试</w:t>
      </w:r>
      <w:bookmarkEnd w:id="14"/>
    </w:p>
    <w:tbl>
      <w:tblPr>
        <w:tblStyle w:val="ad"/>
        <w:tblW w:w="8789" w:type="dxa"/>
        <w:tblInd w:w="250" w:type="dxa"/>
        <w:tblLook w:val="04A0" w:firstRow="1" w:lastRow="0" w:firstColumn="1" w:lastColumn="0" w:noHBand="0" w:noVBand="1"/>
      </w:tblPr>
      <w:tblGrid>
        <w:gridCol w:w="2693"/>
        <w:gridCol w:w="993"/>
        <w:gridCol w:w="3827"/>
        <w:gridCol w:w="1276"/>
      </w:tblGrid>
      <w:tr w:rsidR="00065803" w:rsidRPr="006E672B" w:rsidTr="003674E5">
        <w:tc>
          <w:tcPr>
            <w:tcW w:w="2693" w:type="dxa"/>
            <w:shd w:val="clear" w:color="auto" w:fill="BFBFBF" w:themeFill="background1" w:themeFillShade="BF"/>
          </w:tcPr>
          <w:p w:rsidR="00923056" w:rsidRPr="006E672B" w:rsidRDefault="00923056" w:rsidP="00D95468">
            <w:pPr>
              <w:rPr>
                <w:rFonts w:ascii="微软雅黑" w:eastAsia="微软雅黑" w:hAnsi="微软雅黑"/>
                <w:b/>
                <w:color w:val="000000" w:themeColor="text1"/>
                <w:sz w:val="21"/>
                <w:szCs w:val="21"/>
              </w:rPr>
            </w:pPr>
            <w:r w:rsidRPr="006E672B">
              <w:rPr>
                <w:rFonts w:ascii="微软雅黑" w:eastAsia="微软雅黑" w:hAnsi="微软雅黑" w:hint="eastAsia"/>
                <w:b/>
                <w:color w:val="000000" w:themeColor="text1"/>
                <w:sz w:val="21"/>
                <w:szCs w:val="21"/>
              </w:rPr>
              <w:t>涉及关联需求</w:t>
            </w:r>
          </w:p>
        </w:tc>
        <w:tc>
          <w:tcPr>
            <w:tcW w:w="993" w:type="dxa"/>
            <w:shd w:val="clear" w:color="auto" w:fill="BFBFBF" w:themeFill="background1" w:themeFillShade="BF"/>
          </w:tcPr>
          <w:p w:rsidR="00923056" w:rsidRPr="006E672B" w:rsidRDefault="00923056" w:rsidP="00D95468">
            <w:pPr>
              <w:rPr>
                <w:rFonts w:ascii="微软雅黑" w:eastAsia="微软雅黑" w:hAnsi="微软雅黑"/>
                <w:b/>
                <w:color w:val="000000" w:themeColor="text1"/>
                <w:sz w:val="21"/>
                <w:szCs w:val="21"/>
              </w:rPr>
            </w:pPr>
            <w:r w:rsidRPr="006E672B">
              <w:rPr>
                <w:rFonts w:ascii="微软雅黑" w:eastAsia="微软雅黑" w:hAnsi="微软雅黑" w:hint="eastAsia"/>
                <w:b/>
                <w:color w:val="000000" w:themeColor="text1"/>
                <w:sz w:val="21"/>
                <w:szCs w:val="21"/>
              </w:rPr>
              <w:t>是/否</w:t>
            </w:r>
          </w:p>
        </w:tc>
        <w:tc>
          <w:tcPr>
            <w:tcW w:w="3827" w:type="dxa"/>
            <w:shd w:val="clear" w:color="auto" w:fill="BFBFBF" w:themeFill="background1" w:themeFillShade="BF"/>
          </w:tcPr>
          <w:p w:rsidR="00923056" w:rsidRPr="006E672B" w:rsidRDefault="00923056" w:rsidP="00D95468">
            <w:pPr>
              <w:rPr>
                <w:rFonts w:ascii="微软雅黑" w:eastAsia="微软雅黑" w:hAnsi="微软雅黑"/>
                <w:b/>
                <w:color w:val="000000" w:themeColor="text1"/>
                <w:sz w:val="21"/>
                <w:szCs w:val="21"/>
              </w:rPr>
            </w:pPr>
            <w:r w:rsidRPr="006E672B">
              <w:rPr>
                <w:rFonts w:ascii="微软雅黑" w:eastAsia="微软雅黑" w:hAnsi="微软雅黑" w:hint="eastAsia"/>
                <w:b/>
                <w:color w:val="000000" w:themeColor="text1"/>
                <w:sz w:val="21"/>
                <w:szCs w:val="21"/>
              </w:rPr>
              <w:t>关联文档名称/章节路径</w:t>
            </w:r>
          </w:p>
        </w:tc>
        <w:tc>
          <w:tcPr>
            <w:tcW w:w="1276" w:type="dxa"/>
            <w:shd w:val="clear" w:color="auto" w:fill="BFBFBF" w:themeFill="background1" w:themeFillShade="BF"/>
          </w:tcPr>
          <w:p w:rsidR="00923056" w:rsidRPr="006E672B" w:rsidRDefault="00923056" w:rsidP="00D95468">
            <w:pPr>
              <w:rPr>
                <w:rFonts w:ascii="微软雅黑" w:eastAsia="微软雅黑" w:hAnsi="微软雅黑"/>
                <w:b/>
                <w:color w:val="000000" w:themeColor="text1"/>
                <w:sz w:val="21"/>
                <w:szCs w:val="21"/>
              </w:rPr>
            </w:pPr>
            <w:r w:rsidRPr="006E672B">
              <w:rPr>
                <w:rFonts w:ascii="微软雅黑" w:eastAsia="微软雅黑" w:hAnsi="微软雅黑" w:hint="eastAsia"/>
                <w:b/>
                <w:color w:val="000000" w:themeColor="text1"/>
                <w:sz w:val="21"/>
                <w:szCs w:val="21"/>
              </w:rPr>
              <w:t>备注</w:t>
            </w:r>
          </w:p>
        </w:tc>
      </w:tr>
      <w:tr w:rsidR="00065803" w:rsidRPr="006E672B" w:rsidTr="003674E5">
        <w:tc>
          <w:tcPr>
            <w:tcW w:w="2693" w:type="dxa"/>
          </w:tcPr>
          <w:p w:rsidR="00923056" w:rsidRPr="006E672B" w:rsidRDefault="000C176B" w:rsidP="00772F6C">
            <w:pPr>
              <w:rPr>
                <w:rFonts w:ascii="微软雅黑" w:eastAsia="微软雅黑" w:hAnsi="微软雅黑"/>
                <w:color w:val="000000" w:themeColor="text1"/>
                <w:sz w:val="21"/>
                <w:szCs w:val="21"/>
              </w:rPr>
            </w:pPr>
            <w:r w:rsidRPr="006E672B">
              <w:rPr>
                <w:rFonts w:ascii="微软雅黑" w:eastAsia="微软雅黑" w:hAnsi="微软雅黑" w:hint="eastAsia"/>
                <w:color w:val="000000" w:themeColor="text1"/>
                <w:sz w:val="21"/>
                <w:szCs w:val="21"/>
              </w:rPr>
              <w:t>是否涉及移动端</w:t>
            </w:r>
            <w:r w:rsidR="00DC6895" w:rsidRPr="006E672B">
              <w:rPr>
                <w:rFonts w:ascii="微软雅黑" w:eastAsia="微软雅黑" w:hAnsi="微软雅黑" w:hint="eastAsia"/>
                <w:color w:val="000000" w:themeColor="text1"/>
                <w:sz w:val="21"/>
                <w:szCs w:val="21"/>
              </w:rPr>
              <w:t>及WAP</w:t>
            </w:r>
          </w:p>
        </w:tc>
        <w:tc>
          <w:tcPr>
            <w:tcW w:w="993" w:type="dxa"/>
          </w:tcPr>
          <w:p w:rsidR="00923056" w:rsidRPr="006E672B" w:rsidRDefault="005B27E9" w:rsidP="00D95468">
            <w:pPr>
              <w:rPr>
                <w:rFonts w:ascii="微软雅黑" w:eastAsia="微软雅黑" w:hAnsi="微软雅黑"/>
                <w:color w:val="000000" w:themeColor="text1"/>
                <w:sz w:val="21"/>
                <w:szCs w:val="21"/>
              </w:rPr>
            </w:pPr>
            <w:r w:rsidRPr="006E672B">
              <w:rPr>
                <w:rFonts w:ascii="微软雅黑" w:eastAsia="微软雅黑" w:hAnsi="微软雅黑" w:hint="eastAsia"/>
                <w:color w:val="000000" w:themeColor="text1"/>
                <w:sz w:val="21"/>
                <w:szCs w:val="21"/>
              </w:rPr>
              <w:t>否</w:t>
            </w:r>
          </w:p>
        </w:tc>
        <w:tc>
          <w:tcPr>
            <w:tcW w:w="3827" w:type="dxa"/>
          </w:tcPr>
          <w:p w:rsidR="00923056" w:rsidRPr="006E672B" w:rsidRDefault="00923056" w:rsidP="00D95468">
            <w:pPr>
              <w:rPr>
                <w:rFonts w:ascii="微软雅黑" w:eastAsia="微软雅黑" w:hAnsi="微软雅黑"/>
                <w:color w:val="000000" w:themeColor="text1"/>
                <w:sz w:val="21"/>
                <w:szCs w:val="21"/>
              </w:rPr>
            </w:pPr>
          </w:p>
        </w:tc>
        <w:tc>
          <w:tcPr>
            <w:tcW w:w="1276" w:type="dxa"/>
          </w:tcPr>
          <w:p w:rsidR="00923056" w:rsidRPr="006E672B" w:rsidRDefault="00923056" w:rsidP="00D95468">
            <w:pPr>
              <w:rPr>
                <w:rFonts w:ascii="微软雅黑" w:eastAsia="微软雅黑" w:hAnsi="微软雅黑"/>
                <w:color w:val="000000" w:themeColor="text1"/>
                <w:sz w:val="21"/>
                <w:szCs w:val="21"/>
              </w:rPr>
            </w:pPr>
          </w:p>
        </w:tc>
      </w:tr>
      <w:tr w:rsidR="00065803" w:rsidRPr="006E672B" w:rsidTr="003674E5">
        <w:tc>
          <w:tcPr>
            <w:tcW w:w="2693" w:type="dxa"/>
          </w:tcPr>
          <w:p w:rsidR="00923056" w:rsidRPr="006E672B" w:rsidRDefault="000C176B" w:rsidP="00D95468">
            <w:pPr>
              <w:rPr>
                <w:rFonts w:ascii="微软雅黑" w:eastAsia="微软雅黑" w:hAnsi="微软雅黑"/>
                <w:color w:val="000000" w:themeColor="text1"/>
                <w:sz w:val="21"/>
                <w:szCs w:val="21"/>
              </w:rPr>
            </w:pPr>
            <w:r w:rsidRPr="006E672B">
              <w:rPr>
                <w:rFonts w:ascii="微软雅黑" w:eastAsia="微软雅黑" w:hAnsi="微软雅黑" w:hint="eastAsia"/>
                <w:color w:val="000000" w:themeColor="text1"/>
                <w:sz w:val="21"/>
                <w:szCs w:val="21"/>
              </w:rPr>
              <w:t>是否需要压力测试</w:t>
            </w:r>
          </w:p>
        </w:tc>
        <w:tc>
          <w:tcPr>
            <w:tcW w:w="993" w:type="dxa"/>
          </w:tcPr>
          <w:p w:rsidR="00923056" w:rsidRPr="006E672B" w:rsidRDefault="005B27E9" w:rsidP="00D95468">
            <w:pPr>
              <w:rPr>
                <w:rFonts w:ascii="微软雅黑" w:eastAsia="微软雅黑" w:hAnsi="微软雅黑"/>
                <w:color w:val="000000" w:themeColor="text1"/>
                <w:sz w:val="21"/>
                <w:szCs w:val="21"/>
              </w:rPr>
            </w:pPr>
            <w:r w:rsidRPr="006E672B">
              <w:rPr>
                <w:rFonts w:ascii="微软雅黑" w:eastAsia="微软雅黑" w:hAnsi="微软雅黑" w:hint="eastAsia"/>
                <w:color w:val="000000" w:themeColor="text1"/>
                <w:sz w:val="21"/>
                <w:szCs w:val="21"/>
              </w:rPr>
              <w:t>是</w:t>
            </w:r>
          </w:p>
        </w:tc>
        <w:tc>
          <w:tcPr>
            <w:tcW w:w="3827" w:type="dxa"/>
          </w:tcPr>
          <w:p w:rsidR="00923056" w:rsidRPr="006E672B" w:rsidRDefault="00854CE9" w:rsidP="009357D8">
            <w:pPr>
              <w:rPr>
                <w:rFonts w:ascii="微软雅黑" w:eastAsia="微软雅黑" w:hAnsi="微软雅黑"/>
                <w:color w:val="000000" w:themeColor="text1"/>
                <w:sz w:val="21"/>
                <w:szCs w:val="21"/>
              </w:rPr>
            </w:pPr>
            <w:r>
              <w:rPr>
                <w:rFonts w:ascii="微软雅黑" w:eastAsia="微软雅黑" w:hAnsi="微软雅黑" w:hint="eastAsia"/>
                <w:color w:val="000000" w:themeColor="text1"/>
                <w:sz w:val="21"/>
                <w:szCs w:val="21"/>
              </w:rPr>
              <w:t>本文档，</w:t>
            </w:r>
            <w:hyperlink w:anchor="_压力测试需求" w:history="1">
              <w:r w:rsidR="009357D8">
                <w:rPr>
                  <w:rStyle w:val="ae"/>
                  <w:rFonts w:ascii="微软雅黑" w:eastAsia="微软雅黑" w:hAnsi="微软雅黑" w:hint="eastAsia"/>
                  <w:sz w:val="21"/>
                  <w:szCs w:val="21"/>
                </w:rPr>
                <w:t>6</w:t>
              </w:r>
              <w:r w:rsidRPr="00C259C9">
                <w:rPr>
                  <w:rStyle w:val="ae"/>
                  <w:rFonts w:ascii="微软雅黑" w:eastAsia="微软雅黑" w:hAnsi="微软雅黑" w:hint="eastAsia"/>
                  <w:sz w:val="21"/>
                  <w:szCs w:val="21"/>
                </w:rPr>
                <w:t>.压力测试需求</w:t>
              </w:r>
            </w:hyperlink>
          </w:p>
        </w:tc>
        <w:tc>
          <w:tcPr>
            <w:tcW w:w="1276" w:type="dxa"/>
          </w:tcPr>
          <w:p w:rsidR="00923056" w:rsidRPr="006E672B" w:rsidRDefault="00923056" w:rsidP="00D95468">
            <w:pPr>
              <w:rPr>
                <w:rFonts w:ascii="微软雅黑" w:eastAsia="微软雅黑" w:hAnsi="微软雅黑"/>
                <w:color w:val="000000" w:themeColor="text1"/>
                <w:sz w:val="21"/>
                <w:szCs w:val="21"/>
              </w:rPr>
            </w:pPr>
          </w:p>
        </w:tc>
      </w:tr>
      <w:tr w:rsidR="00710A76" w:rsidRPr="006E672B" w:rsidTr="003674E5">
        <w:tc>
          <w:tcPr>
            <w:tcW w:w="2693" w:type="dxa"/>
          </w:tcPr>
          <w:p w:rsidR="00710A76" w:rsidRPr="006E672B" w:rsidRDefault="00710A76" w:rsidP="00D95468">
            <w:pPr>
              <w:rPr>
                <w:rFonts w:ascii="微软雅黑" w:eastAsia="微软雅黑" w:hAnsi="微软雅黑"/>
                <w:color w:val="000000" w:themeColor="text1"/>
                <w:sz w:val="21"/>
                <w:szCs w:val="21"/>
              </w:rPr>
            </w:pPr>
            <w:r w:rsidRPr="006E672B">
              <w:rPr>
                <w:rFonts w:ascii="微软雅黑" w:eastAsia="微软雅黑" w:hAnsi="微软雅黑" w:hint="eastAsia"/>
                <w:color w:val="000000" w:themeColor="text1"/>
                <w:sz w:val="21"/>
                <w:szCs w:val="21"/>
              </w:rPr>
              <w:t>是否有SEO要求</w:t>
            </w:r>
          </w:p>
        </w:tc>
        <w:tc>
          <w:tcPr>
            <w:tcW w:w="993" w:type="dxa"/>
          </w:tcPr>
          <w:p w:rsidR="00710A76" w:rsidRPr="006E672B" w:rsidRDefault="005B27E9" w:rsidP="00D95468">
            <w:pPr>
              <w:rPr>
                <w:rFonts w:ascii="微软雅黑" w:eastAsia="微软雅黑" w:hAnsi="微软雅黑"/>
                <w:color w:val="000000" w:themeColor="text1"/>
                <w:sz w:val="21"/>
                <w:szCs w:val="21"/>
              </w:rPr>
            </w:pPr>
            <w:r w:rsidRPr="006E672B">
              <w:rPr>
                <w:rFonts w:ascii="微软雅黑" w:eastAsia="微软雅黑" w:hAnsi="微软雅黑" w:hint="eastAsia"/>
                <w:color w:val="000000" w:themeColor="text1"/>
                <w:sz w:val="21"/>
                <w:szCs w:val="21"/>
              </w:rPr>
              <w:t>否</w:t>
            </w:r>
          </w:p>
        </w:tc>
        <w:tc>
          <w:tcPr>
            <w:tcW w:w="3827" w:type="dxa"/>
          </w:tcPr>
          <w:p w:rsidR="00710A76" w:rsidRPr="006E672B" w:rsidRDefault="00710A76" w:rsidP="00D95468">
            <w:pPr>
              <w:rPr>
                <w:rFonts w:ascii="微软雅黑" w:eastAsia="微软雅黑" w:hAnsi="微软雅黑"/>
                <w:color w:val="000000" w:themeColor="text1"/>
                <w:sz w:val="21"/>
                <w:szCs w:val="21"/>
              </w:rPr>
            </w:pPr>
          </w:p>
        </w:tc>
        <w:tc>
          <w:tcPr>
            <w:tcW w:w="1276" w:type="dxa"/>
          </w:tcPr>
          <w:p w:rsidR="00710A76" w:rsidRPr="006E672B" w:rsidRDefault="00710A76" w:rsidP="00D95468">
            <w:pPr>
              <w:rPr>
                <w:rFonts w:ascii="微软雅黑" w:eastAsia="微软雅黑" w:hAnsi="微软雅黑"/>
                <w:color w:val="000000" w:themeColor="text1"/>
                <w:sz w:val="21"/>
                <w:szCs w:val="21"/>
              </w:rPr>
            </w:pPr>
          </w:p>
        </w:tc>
      </w:tr>
      <w:tr w:rsidR="00712FA0" w:rsidRPr="006E672B" w:rsidTr="003674E5">
        <w:tc>
          <w:tcPr>
            <w:tcW w:w="2693" w:type="dxa"/>
          </w:tcPr>
          <w:p w:rsidR="00712FA0" w:rsidRPr="006E672B" w:rsidRDefault="00712FA0" w:rsidP="00D95468">
            <w:pPr>
              <w:rPr>
                <w:rFonts w:ascii="微软雅黑" w:eastAsia="微软雅黑" w:hAnsi="微软雅黑"/>
                <w:color w:val="000000" w:themeColor="text1"/>
                <w:sz w:val="21"/>
                <w:szCs w:val="21"/>
              </w:rPr>
            </w:pPr>
            <w:r w:rsidRPr="006E672B">
              <w:rPr>
                <w:rFonts w:ascii="微软雅黑" w:eastAsia="微软雅黑" w:hAnsi="微软雅黑" w:hint="eastAsia"/>
                <w:color w:val="000000" w:themeColor="text1"/>
                <w:sz w:val="21"/>
                <w:szCs w:val="21"/>
              </w:rPr>
              <w:t>是否由监控</w:t>
            </w:r>
            <w:proofErr w:type="gramStart"/>
            <w:r w:rsidRPr="006E672B">
              <w:rPr>
                <w:rFonts w:ascii="微软雅黑" w:eastAsia="微软雅黑" w:hAnsi="微软雅黑" w:hint="eastAsia"/>
                <w:color w:val="000000" w:themeColor="text1"/>
                <w:sz w:val="21"/>
                <w:szCs w:val="21"/>
              </w:rPr>
              <w:t>埋码要求</w:t>
            </w:r>
            <w:proofErr w:type="gramEnd"/>
          </w:p>
        </w:tc>
        <w:tc>
          <w:tcPr>
            <w:tcW w:w="993" w:type="dxa"/>
          </w:tcPr>
          <w:p w:rsidR="00712FA0" w:rsidRPr="006E672B" w:rsidRDefault="005B27E9" w:rsidP="00D95468">
            <w:pPr>
              <w:rPr>
                <w:rFonts w:ascii="微软雅黑" w:eastAsia="微软雅黑" w:hAnsi="微软雅黑"/>
                <w:color w:val="000000" w:themeColor="text1"/>
                <w:sz w:val="21"/>
                <w:szCs w:val="21"/>
              </w:rPr>
            </w:pPr>
            <w:r w:rsidRPr="006E672B">
              <w:rPr>
                <w:rFonts w:ascii="微软雅黑" w:eastAsia="微软雅黑" w:hAnsi="微软雅黑" w:hint="eastAsia"/>
                <w:color w:val="000000" w:themeColor="text1"/>
                <w:sz w:val="21"/>
                <w:szCs w:val="21"/>
              </w:rPr>
              <w:t>有</w:t>
            </w:r>
          </w:p>
        </w:tc>
        <w:tc>
          <w:tcPr>
            <w:tcW w:w="3827" w:type="dxa"/>
          </w:tcPr>
          <w:p w:rsidR="00712FA0" w:rsidRPr="006E672B" w:rsidRDefault="00854CE9" w:rsidP="009357D8">
            <w:pPr>
              <w:rPr>
                <w:rFonts w:ascii="微软雅黑" w:eastAsia="微软雅黑" w:hAnsi="微软雅黑"/>
                <w:color w:val="000000" w:themeColor="text1"/>
                <w:sz w:val="21"/>
                <w:szCs w:val="21"/>
              </w:rPr>
            </w:pPr>
            <w:r>
              <w:rPr>
                <w:rFonts w:ascii="微软雅黑" w:eastAsia="微软雅黑" w:hAnsi="微软雅黑" w:hint="eastAsia"/>
                <w:color w:val="000000" w:themeColor="text1"/>
                <w:sz w:val="21"/>
                <w:szCs w:val="21"/>
              </w:rPr>
              <w:t>本文档，</w:t>
            </w:r>
            <w:r w:rsidR="00075931">
              <w:fldChar w:fldCharType="begin"/>
            </w:r>
            <w:r w:rsidR="00075931">
              <w:instrText xml:space="preserve"> HYPERLINK \l "_</w:instrText>
            </w:r>
            <w:r w:rsidR="00075931">
              <w:instrText>监测埋码需求</w:instrText>
            </w:r>
            <w:r w:rsidR="00075931">
              <w:instrText xml:space="preserve">" </w:instrText>
            </w:r>
            <w:r w:rsidR="00075931">
              <w:fldChar w:fldCharType="separate"/>
            </w:r>
            <w:r w:rsidR="009357D8">
              <w:rPr>
                <w:rStyle w:val="ae"/>
                <w:rFonts w:ascii="微软雅黑" w:eastAsia="微软雅黑" w:hAnsi="微软雅黑" w:hint="eastAsia"/>
                <w:sz w:val="21"/>
                <w:szCs w:val="21"/>
              </w:rPr>
              <w:t>7</w:t>
            </w:r>
            <w:r w:rsidRPr="00C259C9">
              <w:rPr>
                <w:rStyle w:val="ae"/>
                <w:rFonts w:ascii="微软雅黑" w:eastAsia="微软雅黑" w:hAnsi="微软雅黑" w:hint="eastAsia"/>
                <w:sz w:val="21"/>
                <w:szCs w:val="21"/>
              </w:rPr>
              <w:t>.监测</w:t>
            </w:r>
            <w:proofErr w:type="gramStart"/>
            <w:r w:rsidRPr="00C259C9">
              <w:rPr>
                <w:rStyle w:val="ae"/>
                <w:rFonts w:ascii="微软雅黑" w:eastAsia="微软雅黑" w:hAnsi="微软雅黑" w:hint="eastAsia"/>
                <w:sz w:val="21"/>
                <w:szCs w:val="21"/>
              </w:rPr>
              <w:t>埋码需求</w:t>
            </w:r>
            <w:proofErr w:type="gramEnd"/>
            <w:r w:rsidR="00075931">
              <w:rPr>
                <w:rStyle w:val="ae"/>
                <w:rFonts w:ascii="微软雅黑" w:eastAsia="微软雅黑" w:hAnsi="微软雅黑"/>
                <w:sz w:val="21"/>
                <w:szCs w:val="21"/>
              </w:rPr>
              <w:fldChar w:fldCharType="end"/>
            </w:r>
          </w:p>
        </w:tc>
        <w:tc>
          <w:tcPr>
            <w:tcW w:w="1276" w:type="dxa"/>
          </w:tcPr>
          <w:p w:rsidR="00712FA0" w:rsidRPr="006E672B" w:rsidRDefault="00712FA0" w:rsidP="00D95468">
            <w:pPr>
              <w:rPr>
                <w:rFonts w:ascii="微软雅黑" w:eastAsia="微软雅黑" w:hAnsi="微软雅黑"/>
                <w:color w:val="000000" w:themeColor="text1"/>
                <w:sz w:val="21"/>
                <w:szCs w:val="21"/>
              </w:rPr>
            </w:pPr>
          </w:p>
        </w:tc>
      </w:tr>
    </w:tbl>
    <w:p w:rsidR="00F36238" w:rsidRPr="009357D8" w:rsidRDefault="00F36238" w:rsidP="005566A6">
      <w:pPr>
        <w:rPr>
          <w:color w:val="000000" w:themeColor="text1"/>
        </w:rPr>
      </w:pPr>
      <w:bookmarkStart w:id="15" w:name="_Toc297628710"/>
    </w:p>
    <w:p w:rsidR="00EE23F3" w:rsidRPr="006E672B" w:rsidRDefault="00EE23F3" w:rsidP="00FF1F8F">
      <w:pPr>
        <w:pStyle w:val="2"/>
        <w:numPr>
          <w:ilvl w:val="2"/>
          <w:numId w:val="1"/>
        </w:numPr>
        <w:ind w:firstLineChars="0"/>
        <w:rPr>
          <w:color w:val="000000" w:themeColor="text1"/>
        </w:rPr>
      </w:pPr>
      <w:bookmarkStart w:id="16" w:name="_Toc408154419"/>
      <w:r w:rsidRPr="006E672B">
        <w:rPr>
          <w:rFonts w:hint="eastAsia"/>
          <w:color w:val="000000" w:themeColor="text1"/>
        </w:rPr>
        <w:t>业务</w:t>
      </w:r>
      <w:r w:rsidR="00065803" w:rsidRPr="006E672B">
        <w:rPr>
          <w:rFonts w:hint="eastAsia"/>
          <w:color w:val="000000" w:themeColor="text1"/>
        </w:rPr>
        <w:t>量</w:t>
      </w:r>
      <w:r w:rsidRPr="006E672B">
        <w:rPr>
          <w:rFonts w:hint="eastAsia"/>
          <w:color w:val="000000" w:themeColor="text1"/>
        </w:rPr>
        <w:t>预测</w:t>
      </w:r>
      <w:bookmarkEnd w:id="16"/>
    </w:p>
    <w:tbl>
      <w:tblPr>
        <w:tblW w:w="8751"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939"/>
        <w:gridCol w:w="2835"/>
        <w:gridCol w:w="2977"/>
      </w:tblGrid>
      <w:tr w:rsidR="005414DB" w:rsidRPr="006E672B" w:rsidTr="003674E5">
        <w:tc>
          <w:tcPr>
            <w:tcW w:w="2939" w:type="dxa"/>
            <w:shd w:val="clear" w:color="auto" w:fill="BFBFBF" w:themeFill="background1" w:themeFillShade="BF"/>
            <w:vAlign w:val="center"/>
          </w:tcPr>
          <w:p w:rsidR="00EE23F3" w:rsidRPr="006E672B" w:rsidRDefault="00E74C3F" w:rsidP="00D95468">
            <w:pPr>
              <w:rPr>
                <w:rFonts w:ascii="微软雅黑" w:eastAsia="微软雅黑" w:hAnsi="微软雅黑"/>
                <w:b/>
                <w:bCs/>
                <w:color w:val="000000" w:themeColor="text1"/>
              </w:rPr>
            </w:pPr>
            <w:r w:rsidRPr="006E672B">
              <w:rPr>
                <w:rFonts w:ascii="微软雅黑" w:eastAsia="微软雅黑" w:hAnsi="微软雅黑" w:hint="eastAsia"/>
                <w:b/>
                <w:bCs/>
                <w:color w:val="000000" w:themeColor="text1"/>
              </w:rPr>
              <w:t>业务核心目标</w:t>
            </w:r>
          </w:p>
        </w:tc>
        <w:tc>
          <w:tcPr>
            <w:tcW w:w="2835" w:type="dxa"/>
            <w:shd w:val="clear" w:color="auto" w:fill="BFBFBF" w:themeFill="background1" w:themeFillShade="BF"/>
            <w:vAlign w:val="center"/>
          </w:tcPr>
          <w:p w:rsidR="00EE23F3" w:rsidRPr="006E672B" w:rsidRDefault="00E74C3F" w:rsidP="00D95468">
            <w:pPr>
              <w:rPr>
                <w:rFonts w:ascii="微软雅黑" w:eastAsia="微软雅黑" w:hAnsi="微软雅黑"/>
                <w:b/>
                <w:bCs/>
                <w:color w:val="000000" w:themeColor="text1"/>
              </w:rPr>
            </w:pPr>
            <w:r w:rsidRPr="006E672B">
              <w:rPr>
                <w:rFonts w:ascii="微软雅黑" w:eastAsia="微软雅黑" w:hAnsi="微软雅黑" w:hint="eastAsia"/>
                <w:b/>
                <w:bCs/>
                <w:color w:val="000000" w:themeColor="text1"/>
              </w:rPr>
              <w:t>业务处理量</w:t>
            </w:r>
          </w:p>
        </w:tc>
        <w:tc>
          <w:tcPr>
            <w:tcW w:w="2977" w:type="dxa"/>
            <w:tcBorders>
              <w:right w:val="single" w:sz="4" w:space="0" w:color="auto"/>
            </w:tcBorders>
            <w:shd w:val="clear" w:color="auto" w:fill="BFBFBF" w:themeFill="background1" w:themeFillShade="BF"/>
            <w:vAlign w:val="center"/>
          </w:tcPr>
          <w:p w:rsidR="00EE23F3" w:rsidRPr="006E672B" w:rsidRDefault="00E74C3F" w:rsidP="00D95468">
            <w:pPr>
              <w:rPr>
                <w:rFonts w:ascii="微软雅黑" w:eastAsia="微软雅黑" w:hAnsi="微软雅黑"/>
                <w:b/>
                <w:color w:val="000000" w:themeColor="text1"/>
                <w:lang w:eastAsia="zh-TW"/>
              </w:rPr>
            </w:pPr>
            <w:r w:rsidRPr="006E672B">
              <w:rPr>
                <w:rFonts w:ascii="微软雅黑" w:eastAsia="微软雅黑" w:hAnsi="微软雅黑" w:hint="eastAsia"/>
                <w:b/>
                <w:color w:val="000000" w:themeColor="text1"/>
              </w:rPr>
              <w:t>单位时间</w:t>
            </w:r>
          </w:p>
        </w:tc>
      </w:tr>
      <w:tr w:rsidR="005414DB" w:rsidRPr="006E672B" w:rsidTr="003674E5">
        <w:tc>
          <w:tcPr>
            <w:tcW w:w="2939" w:type="dxa"/>
            <w:vAlign w:val="center"/>
          </w:tcPr>
          <w:p w:rsidR="00EE23F3" w:rsidRPr="006E672B" w:rsidRDefault="008A0010" w:rsidP="00D95468">
            <w:pPr>
              <w:rPr>
                <w:rFonts w:ascii="微软雅黑" w:eastAsia="微软雅黑" w:hAnsi="微软雅黑" w:cs="Arial"/>
                <w:iCs/>
                <w:color w:val="000000" w:themeColor="text1"/>
                <w:sz w:val="21"/>
                <w:szCs w:val="21"/>
              </w:rPr>
            </w:pPr>
            <w:r w:rsidRPr="006E672B">
              <w:rPr>
                <w:rFonts w:ascii="微软雅黑" w:eastAsia="微软雅黑" w:hAnsi="微软雅黑" w:cs="Arial" w:hint="eastAsia"/>
                <w:iCs/>
                <w:color w:val="000000" w:themeColor="text1"/>
                <w:sz w:val="21"/>
                <w:szCs w:val="21"/>
              </w:rPr>
              <w:t>无</w:t>
            </w:r>
          </w:p>
        </w:tc>
        <w:tc>
          <w:tcPr>
            <w:tcW w:w="2835" w:type="dxa"/>
            <w:vAlign w:val="center"/>
          </w:tcPr>
          <w:p w:rsidR="00EE23F3" w:rsidRPr="006E672B" w:rsidRDefault="00EE23F3" w:rsidP="00D95468">
            <w:pPr>
              <w:rPr>
                <w:rFonts w:ascii="微软雅黑" w:eastAsia="微软雅黑" w:hAnsi="微软雅黑" w:cs="宋体"/>
                <w:color w:val="000000" w:themeColor="text1"/>
                <w:sz w:val="21"/>
                <w:szCs w:val="21"/>
              </w:rPr>
            </w:pPr>
          </w:p>
        </w:tc>
        <w:tc>
          <w:tcPr>
            <w:tcW w:w="2977" w:type="dxa"/>
          </w:tcPr>
          <w:p w:rsidR="00EE23F3" w:rsidRPr="006E672B" w:rsidRDefault="00EE23F3" w:rsidP="00D95468">
            <w:pPr>
              <w:rPr>
                <w:rFonts w:ascii="微软雅黑" w:eastAsia="微软雅黑" w:hAnsi="微软雅黑" w:cs="Arial"/>
                <w:iCs/>
                <w:color w:val="000000" w:themeColor="text1"/>
                <w:sz w:val="21"/>
                <w:szCs w:val="21"/>
              </w:rPr>
            </w:pPr>
          </w:p>
        </w:tc>
      </w:tr>
    </w:tbl>
    <w:p w:rsidR="00EE23F3" w:rsidRPr="006E672B" w:rsidRDefault="00EE23F3" w:rsidP="005566A6">
      <w:pPr>
        <w:rPr>
          <w:color w:val="000000" w:themeColor="text1"/>
        </w:rPr>
      </w:pPr>
    </w:p>
    <w:p w:rsidR="00EE23F3" w:rsidRPr="006E672B" w:rsidRDefault="00065803" w:rsidP="00FF1F8F">
      <w:pPr>
        <w:pStyle w:val="2"/>
        <w:numPr>
          <w:ilvl w:val="2"/>
          <w:numId w:val="1"/>
        </w:numPr>
        <w:ind w:firstLineChars="0"/>
        <w:rPr>
          <w:color w:val="000000" w:themeColor="text1"/>
        </w:rPr>
      </w:pPr>
      <w:bookmarkStart w:id="17" w:name="_Toc408154420"/>
      <w:r w:rsidRPr="006E672B">
        <w:rPr>
          <w:rFonts w:hint="eastAsia"/>
          <w:color w:val="000000" w:themeColor="text1"/>
        </w:rPr>
        <w:t>关键功能点</w:t>
      </w:r>
      <w:r w:rsidR="00924872" w:rsidRPr="006E672B">
        <w:rPr>
          <w:rFonts w:hint="eastAsia"/>
          <w:color w:val="000000" w:themeColor="text1"/>
        </w:rPr>
        <w:t>性能体验</w:t>
      </w:r>
      <w:r w:rsidRPr="006E672B">
        <w:rPr>
          <w:rFonts w:hint="eastAsia"/>
          <w:color w:val="000000" w:themeColor="text1"/>
        </w:rPr>
        <w:t>要求</w:t>
      </w:r>
      <w:bookmarkEnd w:id="17"/>
    </w:p>
    <w:tbl>
      <w:tblPr>
        <w:tblW w:w="8751"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939"/>
        <w:gridCol w:w="2835"/>
        <w:gridCol w:w="2977"/>
      </w:tblGrid>
      <w:tr w:rsidR="00DF373A" w:rsidRPr="006E672B" w:rsidTr="005414DB">
        <w:tc>
          <w:tcPr>
            <w:tcW w:w="2939" w:type="dxa"/>
            <w:shd w:val="clear" w:color="auto" w:fill="BFBFBF" w:themeFill="background1" w:themeFillShade="BF"/>
            <w:vAlign w:val="center"/>
          </w:tcPr>
          <w:p w:rsidR="007A624A" w:rsidRPr="006E672B" w:rsidRDefault="007A624A" w:rsidP="00D95468">
            <w:pPr>
              <w:rPr>
                <w:rFonts w:ascii="微软雅黑" w:eastAsia="微软雅黑" w:hAnsi="微软雅黑"/>
                <w:b/>
                <w:bCs/>
                <w:color w:val="000000" w:themeColor="text1"/>
              </w:rPr>
            </w:pPr>
            <w:r w:rsidRPr="006E672B">
              <w:rPr>
                <w:rFonts w:ascii="微软雅黑" w:eastAsia="微软雅黑" w:hAnsi="微软雅黑" w:hint="eastAsia"/>
                <w:b/>
                <w:bCs/>
                <w:color w:val="000000" w:themeColor="text1"/>
              </w:rPr>
              <w:t>关键功能点</w:t>
            </w:r>
          </w:p>
        </w:tc>
        <w:tc>
          <w:tcPr>
            <w:tcW w:w="2835" w:type="dxa"/>
            <w:shd w:val="clear" w:color="auto" w:fill="BFBFBF" w:themeFill="background1" w:themeFillShade="BF"/>
            <w:vAlign w:val="center"/>
          </w:tcPr>
          <w:p w:rsidR="007A624A" w:rsidRPr="006E672B" w:rsidRDefault="005414DB" w:rsidP="00D95468">
            <w:pPr>
              <w:rPr>
                <w:rFonts w:ascii="微软雅黑" w:eastAsia="微软雅黑" w:hAnsi="微软雅黑"/>
                <w:b/>
                <w:bCs/>
                <w:color w:val="000000" w:themeColor="text1"/>
              </w:rPr>
            </w:pPr>
            <w:r w:rsidRPr="006E672B">
              <w:rPr>
                <w:rFonts w:ascii="微软雅黑" w:eastAsia="微软雅黑" w:hAnsi="微软雅黑" w:hint="eastAsia"/>
                <w:b/>
                <w:bCs/>
                <w:color w:val="000000" w:themeColor="text1"/>
              </w:rPr>
              <w:t>完成</w:t>
            </w:r>
            <w:r w:rsidR="007A624A" w:rsidRPr="006E672B">
              <w:rPr>
                <w:rFonts w:ascii="微软雅黑" w:eastAsia="微软雅黑" w:hAnsi="微软雅黑" w:hint="eastAsia"/>
                <w:b/>
                <w:bCs/>
                <w:color w:val="000000" w:themeColor="text1"/>
              </w:rPr>
              <w:t>时间</w:t>
            </w:r>
          </w:p>
        </w:tc>
        <w:tc>
          <w:tcPr>
            <w:tcW w:w="2977" w:type="dxa"/>
            <w:tcBorders>
              <w:right w:val="single" w:sz="4" w:space="0" w:color="auto"/>
            </w:tcBorders>
            <w:shd w:val="clear" w:color="auto" w:fill="BFBFBF" w:themeFill="background1" w:themeFillShade="BF"/>
            <w:vAlign w:val="center"/>
          </w:tcPr>
          <w:p w:rsidR="007A624A" w:rsidRPr="006E672B" w:rsidRDefault="007A624A" w:rsidP="00D95468">
            <w:pPr>
              <w:rPr>
                <w:rFonts w:ascii="微软雅黑" w:eastAsia="微软雅黑" w:hAnsi="微软雅黑"/>
                <w:b/>
                <w:color w:val="000000" w:themeColor="text1"/>
                <w:lang w:eastAsia="zh-TW"/>
              </w:rPr>
            </w:pPr>
            <w:r w:rsidRPr="006E672B">
              <w:rPr>
                <w:rFonts w:ascii="微软雅黑" w:eastAsia="微软雅黑" w:hAnsi="微软雅黑" w:hint="eastAsia"/>
                <w:b/>
                <w:color w:val="000000" w:themeColor="text1"/>
              </w:rPr>
              <w:t>业务数据规模（可选）</w:t>
            </w:r>
          </w:p>
        </w:tc>
      </w:tr>
      <w:tr w:rsidR="00DF373A" w:rsidRPr="006E672B" w:rsidTr="005414DB">
        <w:tc>
          <w:tcPr>
            <w:tcW w:w="2939" w:type="dxa"/>
            <w:vAlign w:val="center"/>
          </w:tcPr>
          <w:p w:rsidR="007A624A" w:rsidRPr="006E672B" w:rsidRDefault="00A06643" w:rsidP="00D95468">
            <w:pPr>
              <w:rPr>
                <w:rFonts w:ascii="微软雅黑" w:eastAsia="微软雅黑" w:hAnsi="微软雅黑" w:cs="Arial"/>
                <w:iCs/>
                <w:color w:val="000000" w:themeColor="text1"/>
                <w:sz w:val="21"/>
                <w:szCs w:val="21"/>
              </w:rPr>
            </w:pPr>
            <w:r w:rsidRPr="006E672B">
              <w:rPr>
                <w:rFonts w:ascii="微软雅黑" w:eastAsia="微软雅黑" w:hAnsi="微软雅黑" w:cs="Arial" w:hint="eastAsia"/>
                <w:iCs/>
                <w:color w:val="000000" w:themeColor="text1"/>
                <w:sz w:val="21"/>
                <w:szCs w:val="21"/>
              </w:rPr>
              <w:t>实时数据</w:t>
            </w:r>
          </w:p>
        </w:tc>
        <w:tc>
          <w:tcPr>
            <w:tcW w:w="2835" w:type="dxa"/>
            <w:vAlign w:val="center"/>
          </w:tcPr>
          <w:p w:rsidR="007A624A" w:rsidRPr="006E672B" w:rsidRDefault="00A06643" w:rsidP="00D95468">
            <w:pPr>
              <w:rPr>
                <w:rFonts w:ascii="微软雅黑" w:eastAsia="微软雅黑" w:hAnsi="微软雅黑" w:cs="宋体"/>
                <w:color w:val="000000" w:themeColor="text1"/>
                <w:sz w:val="21"/>
                <w:szCs w:val="21"/>
              </w:rPr>
            </w:pPr>
            <w:r w:rsidRPr="006E672B">
              <w:rPr>
                <w:rFonts w:ascii="微软雅黑" w:eastAsia="微软雅黑" w:hAnsi="微软雅黑" w:cs="宋体" w:hint="eastAsia"/>
                <w:color w:val="000000" w:themeColor="text1"/>
                <w:sz w:val="21"/>
                <w:szCs w:val="21"/>
              </w:rPr>
              <w:t>10分钟更新一次</w:t>
            </w:r>
          </w:p>
        </w:tc>
        <w:tc>
          <w:tcPr>
            <w:tcW w:w="2977" w:type="dxa"/>
          </w:tcPr>
          <w:p w:rsidR="007A624A" w:rsidRPr="006E672B" w:rsidRDefault="007A624A" w:rsidP="00D95468">
            <w:pPr>
              <w:rPr>
                <w:rFonts w:ascii="微软雅黑" w:eastAsia="微软雅黑" w:hAnsi="微软雅黑" w:cs="Arial"/>
                <w:iCs/>
                <w:color w:val="000000" w:themeColor="text1"/>
                <w:sz w:val="21"/>
                <w:szCs w:val="21"/>
              </w:rPr>
            </w:pPr>
          </w:p>
        </w:tc>
      </w:tr>
      <w:tr w:rsidR="00DF373A" w:rsidRPr="006E672B" w:rsidTr="005414DB">
        <w:tc>
          <w:tcPr>
            <w:tcW w:w="2939" w:type="dxa"/>
            <w:vAlign w:val="center"/>
          </w:tcPr>
          <w:p w:rsidR="007A624A" w:rsidRPr="006E672B" w:rsidRDefault="007A624A" w:rsidP="00D95468">
            <w:pPr>
              <w:rPr>
                <w:rFonts w:ascii="微软雅黑" w:eastAsia="微软雅黑" w:hAnsi="微软雅黑" w:cs="Arial"/>
                <w:iCs/>
                <w:color w:val="000000" w:themeColor="text1"/>
                <w:sz w:val="21"/>
                <w:szCs w:val="21"/>
              </w:rPr>
            </w:pPr>
          </w:p>
        </w:tc>
        <w:tc>
          <w:tcPr>
            <w:tcW w:w="2835" w:type="dxa"/>
            <w:vAlign w:val="center"/>
          </w:tcPr>
          <w:p w:rsidR="007A624A" w:rsidRPr="006E672B" w:rsidRDefault="007A624A" w:rsidP="00D95468">
            <w:pPr>
              <w:rPr>
                <w:rFonts w:ascii="微软雅黑" w:eastAsia="微软雅黑" w:hAnsi="微软雅黑"/>
                <w:color w:val="000000" w:themeColor="text1"/>
                <w:sz w:val="21"/>
                <w:szCs w:val="21"/>
              </w:rPr>
            </w:pPr>
          </w:p>
        </w:tc>
        <w:tc>
          <w:tcPr>
            <w:tcW w:w="2977" w:type="dxa"/>
          </w:tcPr>
          <w:p w:rsidR="007A624A" w:rsidRPr="006E672B" w:rsidRDefault="007A624A" w:rsidP="00D95468">
            <w:pPr>
              <w:rPr>
                <w:rFonts w:ascii="微软雅黑" w:eastAsia="微软雅黑" w:hAnsi="微软雅黑"/>
                <w:color w:val="000000" w:themeColor="text1"/>
                <w:sz w:val="21"/>
                <w:szCs w:val="21"/>
              </w:rPr>
            </w:pPr>
          </w:p>
        </w:tc>
      </w:tr>
    </w:tbl>
    <w:p w:rsidR="00144C9F" w:rsidRPr="00961F53" w:rsidRDefault="00174379" w:rsidP="00144C9F">
      <w:pPr>
        <w:pStyle w:val="2"/>
        <w:numPr>
          <w:ilvl w:val="0"/>
          <w:numId w:val="1"/>
        </w:numPr>
        <w:ind w:firstLineChars="0"/>
        <w:rPr>
          <w:color w:val="000000" w:themeColor="text1"/>
        </w:rPr>
      </w:pPr>
      <w:bookmarkStart w:id="18" w:name="_Toc408154421"/>
      <w:r w:rsidRPr="006E672B">
        <w:rPr>
          <w:rFonts w:hint="eastAsia"/>
          <w:color w:val="000000" w:themeColor="text1"/>
        </w:rPr>
        <w:t>产品详细设计</w:t>
      </w:r>
      <w:bookmarkEnd w:id="15"/>
      <w:r w:rsidRPr="006E672B">
        <w:rPr>
          <w:rFonts w:hint="eastAsia"/>
          <w:color w:val="000000" w:themeColor="text1"/>
        </w:rPr>
        <w:t>说明</w:t>
      </w:r>
      <w:bookmarkEnd w:id="18"/>
    </w:p>
    <w:p w:rsidR="00187E20" w:rsidRPr="006E672B" w:rsidRDefault="00174379" w:rsidP="00FF1F8F">
      <w:pPr>
        <w:pStyle w:val="2"/>
        <w:numPr>
          <w:ilvl w:val="1"/>
          <w:numId w:val="1"/>
        </w:numPr>
        <w:ind w:firstLineChars="0"/>
        <w:rPr>
          <w:color w:val="000000" w:themeColor="text1"/>
        </w:rPr>
      </w:pPr>
      <w:bookmarkStart w:id="19" w:name="_Toc408154422"/>
      <w:r w:rsidRPr="006E672B">
        <w:rPr>
          <w:rFonts w:hint="eastAsia"/>
          <w:color w:val="000000" w:themeColor="text1"/>
        </w:rPr>
        <w:t>功能列表</w:t>
      </w:r>
      <w:r w:rsidRPr="006E672B">
        <w:rPr>
          <w:rFonts w:hint="eastAsia"/>
          <w:color w:val="000000" w:themeColor="text1"/>
        </w:rPr>
        <w:t>/</w:t>
      </w:r>
      <w:r w:rsidRPr="006E672B">
        <w:rPr>
          <w:rFonts w:hint="eastAsia"/>
          <w:color w:val="000000" w:themeColor="text1"/>
        </w:rPr>
        <w:t>涉及</w:t>
      </w:r>
      <w:r w:rsidR="00923056" w:rsidRPr="006E672B">
        <w:rPr>
          <w:rFonts w:hint="eastAsia"/>
          <w:color w:val="000000" w:themeColor="text1"/>
        </w:rPr>
        <w:t>范围</w:t>
      </w:r>
      <w:bookmarkEnd w:id="19"/>
    </w:p>
    <w:tbl>
      <w:tblPr>
        <w:tblW w:w="8751"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096"/>
        <w:gridCol w:w="2268"/>
        <w:gridCol w:w="5387"/>
      </w:tblGrid>
      <w:tr w:rsidR="00923056" w:rsidRPr="006E672B" w:rsidTr="00D45870">
        <w:tc>
          <w:tcPr>
            <w:tcW w:w="1096" w:type="dxa"/>
            <w:shd w:val="clear" w:color="auto" w:fill="BFBFBF" w:themeFill="background1" w:themeFillShade="BF"/>
            <w:vAlign w:val="center"/>
          </w:tcPr>
          <w:p w:rsidR="00923056" w:rsidRPr="006E672B" w:rsidRDefault="00923056" w:rsidP="00D95468">
            <w:pPr>
              <w:rPr>
                <w:rFonts w:ascii="微软雅黑" w:eastAsia="微软雅黑" w:hAnsi="微软雅黑"/>
                <w:b/>
                <w:bCs/>
                <w:color w:val="000000" w:themeColor="text1"/>
              </w:rPr>
            </w:pPr>
            <w:r w:rsidRPr="006E672B">
              <w:rPr>
                <w:rFonts w:ascii="微软雅黑" w:eastAsia="微软雅黑" w:hAnsi="微软雅黑" w:hint="eastAsia"/>
                <w:b/>
                <w:bCs/>
                <w:color w:val="000000" w:themeColor="text1"/>
              </w:rPr>
              <w:t>系统</w:t>
            </w:r>
          </w:p>
        </w:tc>
        <w:tc>
          <w:tcPr>
            <w:tcW w:w="2268" w:type="dxa"/>
            <w:shd w:val="clear" w:color="auto" w:fill="BFBFBF" w:themeFill="background1" w:themeFillShade="BF"/>
            <w:vAlign w:val="center"/>
          </w:tcPr>
          <w:p w:rsidR="00923056" w:rsidRPr="006E672B" w:rsidRDefault="00387237" w:rsidP="00D95468">
            <w:pPr>
              <w:rPr>
                <w:rFonts w:ascii="微软雅黑" w:eastAsia="微软雅黑" w:hAnsi="微软雅黑"/>
                <w:b/>
                <w:bCs/>
                <w:color w:val="000000" w:themeColor="text1"/>
              </w:rPr>
            </w:pPr>
            <w:r w:rsidRPr="006E672B">
              <w:rPr>
                <w:rFonts w:ascii="微软雅黑" w:eastAsia="微软雅黑" w:hAnsi="微软雅黑" w:hint="eastAsia"/>
                <w:b/>
                <w:bCs/>
                <w:color w:val="000000" w:themeColor="text1"/>
              </w:rPr>
              <w:t>涉及模块</w:t>
            </w:r>
          </w:p>
        </w:tc>
        <w:tc>
          <w:tcPr>
            <w:tcW w:w="5387" w:type="dxa"/>
            <w:tcBorders>
              <w:right w:val="single" w:sz="4" w:space="0" w:color="auto"/>
            </w:tcBorders>
            <w:shd w:val="clear" w:color="auto" w:fill="BFBFBF" w:themeFill="background1" w:themeFillShade="BF"/>
            <w:vAlign w:val="center"/>
          </w:tcPr>
          <w:p w:rsidR="00923056" w:rsidRPr="006E672B" w:rsidRDefault="00387237" w:rsidP="00D95468">
            <w:pPr>
              <w:rPr>
                <w:rFonts w:ascii="微软雅黑" w:eastAsia="微软雅黑" w:hAnsi="微软雅黑"/>
                <w:b/>
                <w:color w:val="000000" w:themeColor="text1"/>
                <w:lang w:eastAsia="zh-TW"/>
              </w:rPr>
            </w:pPr>
            <w:r w:rsidRPr="006E672B">
              <w:rPr>
                <w:rFonts w:ascii="微软雅黑" w:eastAsia="微软雅黑" w:hAnsi="微软雅黑" w:hint="eastAsia"/>
                <w:b/>
                <w:color w:val="000000" w:themeColor="text1"/>
              </w:rPr>
              <w:t>需求范围要点</w:t>
            </w:r>
            <w:r w:rsidR="00923056" w:rsidRPr="006E672B">
              <w:rPr>
                <w:rFonts w:ascii="微软雅黑" w:eastAsia="微软雅黑" w:hAnsi="微软雅黑" w:hint="eastAsia"/>
                <w:b/>
                <w:color w:val="000000" w:themeColor="text1"/>
                <w:lang w:eastAsia="zh-TW"/>
              </w:rPr>
              <w:t>描述</w:t>
            </w:r>
          </w:p>
        </w:tc>
      </w:tr>
      <w:tr w:rsidR="00923056" w:rsidRPr="006E672B" w:rsidTr="00D45870">
        <w:tc>
          <w:tcPr>
            <w:tcW w:w="1096" w:type="dxa"/>
            <w:vMerge w:val="restart"/>
            <w:vAlign w:val="center"/>
          </w:tcPr>
          <w:p w:rsidR="00923056" w:rsidRPr="006E672B" w:rsidRDefault="00B65398" w:rsidP="00D95468">
            <w:pPr>
              <w:rPr>
                <w:rFonts w:ascii="微软雅黑" w:eastAsia="微软雅黑" w:hAnsi="微软雅黑" w:cs="Arial"/>
                <w:iCs/>
                <w:color w:val="000000" w:themeColor="text1"/>
                <w:szCs w:val="21"/>
              </w:rPr>
            </w:pPr>
            <w:r w:rsidRPr="006E672B">
              <w:rPr>
                <w:rFonts w:ascii="微软雅黑" w:eastAsia="微软雅黑" w:hAnsi="微软雅黑" w:cs="Arial" w:hint="eastAsia"/>
                <w:iCs/>
                <w:color w:val="000000" w:themeColor="text1"/>
                <w:szCs w:val="21"/>
              </w:rPr>
              <w:t>N-POP</w:t>
            </w:r>
          </w:p>
          <w:p w:rsidR="00144C9F" w:rsidRPr="006E672B" w:rsidRDefault="00144C9F" w:rsidP="00961F53">
            <w:pPr>
              <w:rPr>
                <w:rFonts w:ascii="微软雅黑" w:eastAsia="微软雅黑" w:hAnsi="微软雅黑" w:cs="Arial"/>
                <w:iCs/>
                <w:color w:val="000000" w:themeColor="text1"/>
                <w:sz w:val="21"/>
                <w:szCs w:val="21"/>
              </w:rPr>
            </w:pPr>
            <w:r w:rsidRPr="006E672B">
              <w:rPr>
                <w:rFonts w:ascii="微软雅黑" w:eastAsia="微软雅黑" w:hAnsi="微软雅黑" w:cs="宋体" w:hint="eastAsia"/>
                <w:color w:val="000000" w:themeColor="text1"/>
                <w:szCs w:val="21"/>
              </w:rPr>
              <w:t>商家</w:t>
            </w:r>
            <w:r w:rsidR="00961F53">
              <w:rPr>
                <w:rFonts w:ascii="微软雅黑" w:eastAsia="微软雅黑" w:hAnsi="微软雅黑" w:cs="宋体" w:hint="eastAsia"/>
                <w:color w:val="000000" w:themeColor="text1"/>
                <w:szCs w:val="21"/>
              </w:rPr>
              <w:t>平台</w:t>
            </w:r>
          </w:p>
        </w:tc>
        <w:tc>
          <w:tcPr>
            <w:tcW w:w="2268" w:type="dxa"/>
            <w:vAlign w:val="center"/>
          </w:tcPr>
          <w:p w:rsidR="00923056" w:rsidRPr="006E672B" w:rsidRDefault="00144C9F" w:rsidP="00642745">
            <w:pPr>
              <w:rPr>
                <w:rFonts w:ascii="微软雅黑" w:eastAsia="微软雅黑" w:hAnsi="微软雅黑" w:cs="宋体"/>
                <w:color w:val="000000" w:themeColor="text1"/>
                <w:sz w:val="21"/>
                <w:szCs w:val="21"/>
              </w:rPr>
            </w:pPr>
            <w:r w:rsidRPr="006E672B">
              <w:rPr>
                <w:rFonts w:ascii="微软雅黑" w:eastAsia="微软雅黑" w:hAnsi="微软雅黑" w:cs="宋体" w:hint="eastAsia"/>
                <w:color w:val="000000" w:themeColor="text1"/>
                <w:sz w:val="21"/>
                <w:szCs w:val="21"/>
              </w:rPr>
              <w:t>经营报告</w:t>
            </w:r>
            <w:r w:rsidR="00642745" w:rsidRPr="006E672B">
              <w:rPr>
                <w:rFonts w:ascii="微软雅黑" w:eastAsia="微软雅黑" w:hAnsi="微软雅黑" w:cs="宋体" w:hint="eastAsia"/>
                <w:color w:val="000000" w:themeColor="text1"/>
                <w:sz w:val="21"/>
                <w:szCs w:val="21"/>
              </w:rPr>
              <w:t>-</w:t>
            </w:r>
            <w:r w:rsidRPr="006E672B">
              <w:rPr>
                <w:rFonts w:ascii="微软雅黑" w:eastAsia="微软雅黑" w:hAnsi="微软雅黑" w:cs="宋体" w:hint="eastAsia"/>
                <w:color w:val="000000" w:themeColor="text1"/>
                <w:sz w:val="21"/>
                <w:szCs w:val="21"/>
              </w:rPr>
              <w:t>&gt;经营概况</w:t>
            </w:r>
          </w:p>
        </w:tc>
        <w:tc>
          <w:tcPr>
            <w:tcW w:w="5387" w:type="dxa"/>
          </w:tcPr>
          <w:p w:rsidR="00FA7134" w:rsidRPr="006E672B" w:rsidRDefault="00FA7134" w:rsidP="00D95468">
            <w:pPr>
              <w:rPr>
                <w:rFonts w:ascii="微软雅黑" w:eastAsia="微软雅黑" w:hAnsi="微软雅黑" w:cs="Arial"/>
                <w:iCs/>
                <w:color w:val="000000" w:themeColor="text1"/>
                <w:sz w:val="21"/>
                <w:szCs w:val="21"/>
              </w:rPr>
            </w:pPr>
            <w:r w:rsidRPr="006E672B">
              <w:rPr>
                <w:rFonts w:ascii="微软雅黑" w:eastAsia="微软雅黑" w:hAnsi="微软雅黑" w:cs="Arial" w:hint="eastAsia"/>
                <w:iCs/>
                <w:color w:val="000000" w:themeColor="text1"/>
                <w:sz w:val="21"/>
                <w:szCs w:val="21"/>
              </w:rPr>
              <w:t>店铺整体、PC端、移动</w:t>
            </w:r>
            <w:proofErr w:type="gramStart"/>
            <w:r w:rsidRPr="006E672B">
              <w:rPr>
                <w:rFonts w:ascii="微软雅黑" w:eastAsia="微软雅黑" w:hAnsi="微软雅黑" w:cs="Arial" w:hint="eastAsia"/>
                <w:iCs/>
                <w:color w:val="000000" w:themeColor="text1"/>
                <w:sz w:val="21"/>
                <w:szCs w:val="21"/>
              </w:rPr>
              <w:t>端数据</w:t>
            </w:r>
            <w:proofErr w:type="gramEnd"/>
            <w:r w:rsidRPr="006E672B">
              <w:rPr>
                <w:rFonts w:ascii="微软雅黑" w:eastAsia="微软雅黑" w:hAnsi="微软雅黑" w:cs="Arial" w:hint="eastAsia"/>
                <w:iCs/>
                <w:color w:val="000000" w:themeColor="text1"/>
                <w:sz w:val="21"/>
                <w:szCs w:val="21"/>
              </w:rPr>
              <w:t>整合</w:t>
            </w:r>
          </w:p>
          <w:p w:rsidR="00FA7134" w:rsidRPr="006E672B" w:rsidRDefault="00FA7134" w:rsidP="00D95468">
            <w:pPr>
              <w:rPr>
                <w:rFonts w:ascii="微软雅黑" w:eastAsia="微软雅黑" w:hAnsi="微软雅黑" w:cs="Arial"/>
                <w:iCs/>
                <w:color w:val="000000" w:themeColor="text1"/>
                <w:sz w:val="21"/>
                <w:szCs w:val="21"/>
              </w:rPr>
            </w:pPr>
            <w:r w:rsidRPr="006E672B">
              <w:rPr>
                <w:rFonts w:ascii="微软雅黑" w:eastAsia="微软雅黑" w:hAnsi="微软雅黑" w:cs="Arial" w:hint="eastAsia"/>
                <w:iCs/>
                <w:color w:val="000000" w:themeColor="text1"/>
                <w:sz w:val="21"/>
                <w:szCs w:val="21"/>
              </w:rPr>
              <w:t>快捷方式查看、按日期查看</w:t>
            </w:r>
          </w:p>
          <w:p w:rsidR="00FA7134" w:rsidRPr="006E672B" w:rsidRDefault="00FA7134" w:rsidP="00D95468">
            <w:pPr>
              <w:rPr>
                <w:rFonts w:ascii="微软雅黑" w:eastAsia="微软雅黑" w:hAnsi="微软雅黑" w:cs="Arial"/>
                <w:iCs/>
                <w:color w:val="000000" w:themeColor="text1"/>
                <w:sz w:val="21"/>
                <w:szCs w:val="21"/>
              </w:rPr>
            </w:pPr>
            <w:r w:rsidRPr="006E672B">
              <w:rPr>
                <w:rFonts w:ascii="微软雅黑" w:eastAsia="微软雅黑" w:hAnsi="微软雅黑" w:cs="Arial" w:hint="eastAsia"/>
                <w:iCs/>
                <w:color w:val="000000" w:themeColor="text1"/>
                <w:sz w:val="21"/>
                <w:szCs w:val="21"/>
              </w:rPr>
              <w:t>数据总</w:t>
            </w:r>
            <w:proofErr w:type="gramStart"/>
            <w:r w:rsidRPr="006E672B">
              <w:rPr>
                <w:rFonts w:ascii="微软雅黑" w:eastAsia="微软雅黑" w:hAnsi="微软雅黑" w:cs="Arial" w:hint="eastAsia"/>
                <w:iCs/>
                <w:color w:val="000000" w:themeColor="text1"/>
                <w:sz w:val="21"/>
                <w:szCs w:val="21"/>
              </w:rPr>
              <w:t>览</w:t>
            </w:r>
            <w:proofErr w:type="gramEnd"/>
            <w:r w:rsidRPr="006E672B">
              <w:rPr>
                <w:rFonts w:ascii="微软雅黑" w:eastAsia="微软雅黑" w:hAnsi="微软雅黑" w:cs="Arial" w:hint="eastAsia"/>
                <w:iCs/>
                <w:color w:val="000000" w:themeColor="text1"/>
                <w:sz w:val="21"/>
                <w:szCs w:val="21"/>
              </w:rPr>
              <w:t>表</w:t>
            </w:r>
          </w:p>
          <w:p w:rsidR="00FA7134" w:rsidRPr="006E672B" w:rsidRDefault="00FA7134" w:rsidP="00D95468">
            <w:pPr>
              <w:rPr>
                <w:rFonts w:ascii="微软雅黑" w:eastAsia="微软雅黑" w:hAnsi="微软雅黑" w:cs="Arial"/>
                <w:iCs/>
                <w:color w:val="000000" w:themeColor="text1"/>
                <w:sz w:val="21"/>
                <w:szCs w:val="21"/>
              </w:rPr>
            </w:pPr>
            <w:r w:rsidRPr="006E672B">
              <w:rPr>
                <w:rFonts w:ascii="微软雅黑" w:eastAsia="微软雅黑" w:hAnsi="微软雅黑" w:cs="Arial" w:hint="eastAsia"/>
                <w:iCs/>
                <w:color w:val="000000" w:themeColor="text1"/>
                <w:sz w:val="21"/>
                <w:szCs w:val="21"/>
              </w:rPr>
              <w:t>走势分析（流量、销量，包括各平台的占比）</w:t>
            </w:r>
          </w:p>
          <w:p w:rsidR="00FA7134" w:rsidRPr="006E672B" w:rsidRDefault="00961F53" w:rsidP="00D95468">
            <w:pPr>
              <w:rPr>
                <w:rFonts w:ascii="微软雅黑" w:eastAsia="微软雅黑" w:hAnsi="微软雅黑" w:cs="Arial"/>
                <w:iCs/>
                <w:color w:val="000000" w:themeColor="text1"/>
                <w:sz w:val="21"/>
                <w:szCs w:val="21"/>
              </w:rPr>
            </w:pPr>
            <w:r>
              <w:rPr>
                <w:rFonts w:ascii="微软雅黑" w:eastAsia="微软雅黑" w:hAnsi="微软雅黑" w:cs="Arial" w:hint="eastAsia"/>
                <w:iCs/>
                <w:color w:val="000000" w:themeColor="text1"/>
                <w:sz w:val="21"/>
                <w:szCs w:val="21"/>
              </w:rPr>
              <w:t>经营</w:t>
            </w:r>
            <w:r w:rsidR="00FA7134" w:rsidRPr="006E672B">
              <w:rPr>
                <w:rFonts w:ascii="微软雅黑" w:eastAsia="微软雅黑" w:hAnsi="微软雅黑" w:cs="Arial" w:hint="eastAsia"/>
                <w:iCs/>
                <w:color w:val="000000" w:themeColor="text1"/>
                <w:sz w:val="21"/>
                <w:szCs w:val="21"/>
              </w:rPr>
              <w:t>明细表</w:t>
            </w:r>
          </w:p>
          <w:p w:rsidR="00B65398" w:rsidRPr="006E672B" w:rsidRDefault="00FA7134" w:rsidP="00C259C9">
            <w:pPr>
              <w:rPr>
                <w:rFonts w:ascii="微软雅黑" w:eastAsia="微软雅黑" w:hAnsi="微软雅黑" w:cs="Arial"/>
                <w:iCs/>
                <w:color w:val="000000" w:themeColor="text1"/>
                <w:sz w:val="21"/>
                <w:szCs w:val="21"/>
              </w:rPr>
            </w:pPr>
            <w:r w:rsidRPr="006E672B">
              <w:rPr>
                <w:rFonts w:ascii="微软雅黑" w:eastAsia="微软雅黑" w:hAnsi="微软雅黑" w:cs="Arial" w:hint="eastAsia"/>
                <w:iCs/>
                <w:color w:val="000000" w:themeColor="text1"/>
                <w:sz w:val="21"/>
                <w:szCs w:val="21"/>
              </w:rPr>
              <w:t>详见</w:t>
            </w:r>
            <w:r w:rsidR="00075931">
              <w:fldChar w:fldCharType="begin"/>
            </w:r>
            <w:r w:rsidR="00075931">
              <w:instrText xml:space="preserve"> HYPERLINK \l "_</w:instrText>
            </w:r>
            <w:r w:rsidR="00075931">
              <w:instrText>商家平台</w:instrText>
            </w:r>
            <w:r w:rsidR="00075931">
              <w:instrText>--</w:instrText>
            </w:r>
            <w:r w:rsidR="00075931">
              <w:instrText>运营概况页面功能说明</w:instrText>
            </w:r>
            <w:r w:rsidR="00075931">
              <w:instrText xml:space="preserve">" </w:instrText>
            </w:r>
            <w:r w:rsidR="00075931">
              <w:fldChar w:fldCharType="separate"/>
            </w:r>
            <w:r w:rsidRPr="00C259C9">
              <w:rPr>
                <w:rStyle w:val="ae"/>
                <w:rFonts w:ascii="微软雅黑" w:eastAsia="微软雅黑" w:hAnsi="微软雅黑" w:cs="Arial" w:hint="eastAsia"/>
                <w:iCs/>
                <w:sz w:val="21"/>
                <w:szCs w:val="21"/>
              </w:rPr>
              <w:t>2.</w:t>
            </w:r>
            <w:r w:rsidR="00C259C9" w:rsidRPr="00C259C9">
              <w:rPr>
                <w:rStyle w:val="ae"/>
                <w:rFonts w:ascii="微软雅黑" w:eastAsia="微软雅黑" w:hAnsi="微软雅黑" w:cs="Arial" w:hint="eastAsia"/>
                <w:iCs/>
                <w:sz w:val="21"/>
                <w:szCs w:val="21"/>
              </w:rPr>
              <w:t>3</w:t>
            </w:r>
            <w:r w:rsidR="00075931">
              <w:rPr>
                <w:rStyle w:val="ae"/>
                <w:rFonts w:ascii="微软雅黑" w:eastAsia="微软雅黑" w:hAnsi="微软雅黑" w:cs="Arial"/>
                <w:iCs/>
                <w:sz w:val="21"/>
                <w:szCs w:val="21"/>
              </w:rPr>
              <w:fldChar w:fldCharType="end"/>
            </w:r>
          </w:p>
        </w:tc>
      </w:tr>
      <w:tr w:rsidR="00144C9F" w:rsidRPr="006E672B" w:rsidTr="00D45870">
        <w:tc>
          <w:tcPr>
            <w:tcW w:w="1096" w:type="dxa"/>
            <w:vMerge/>
            <w:vAlign w:val="center"/>
          </w:tcPr>
          <w:p w:rsidR="00144C9F" w:rsidRPr="006E672B" w:rsidRDefault="00144C9F" w:rsidP="00D95468">
            <w:pPr>
              <w:rPr>
                <w:rFonts w:ascii="微软雅黑" w:eastAsia="微软雅黑" w:hAnsi="微软雅黑" w:cs="Arial"/>
                <w:iCs/>
                <w:color w:val="000000" w:themeColor="text1"/>
                <w:szCs w:val="21"/>
              </w:rPr>
            </w:pPr>
          </w:p>
        </w:tc>
        <w:tc>
          <w:tcPr>
            <w:tcW w:w="2268" w:type="dxa"/>
            <w:vAlign w:val="center"/>
          </w:tcPr>
          <w:p w:rsidR="00144C9F" w:rsidRPr="006E672B" w:rsidRDefault="00144C9F" w:rsidP="00642745">
            <w:pPr>
              <w:rPr>
                <w:rFonts w:ascii="微软雅黑" w:eastAsia="微软雅黑" w:hAnsi="微软雅黑" w:cs="宋体"/>
                <w:color w:val="000000" w:themeColor="text1"/>
                <w:sz w:val="21"/>
                <w:szCs w:val="21"/>
              </w:rPr>
            </w:pPr>
            <w:r w:rsidRPr="006E672B">
              <w:rPr>
                <w:rFonts w:ascii="微软雅黑" w:eastAsia="微软雅黑" w:hAnsi="微软雅黑" w:cs="宋体" w:hint="eastAsia"/>
                <w:color w:val="000000" w:themeColor="text1"/>
                <w:sz w:val="21"/>
                <w:szCs w:val="21"/>
              </w:rPr>
              <w:t>经营报告</w:t>
            </w:r>
            <w:r w:rsidR="00642745" w:rsidRPr="006E672B">
              <w:rPr>
                <w:rFonts w:ascii="微软雅黑" w:eastAsia="微软雅黑" w:hAnsi="微软雅黑" w:cs="宋体" w:hint="eastAsia"/>
                <w:color w:val="000000" w:themeColor="text1"/>
                <w:sz w:val="21"/>
                <w:szCs w:val="21"/>
              </w:rPr>
              <w:t>-</w:t>
            </w:r>
            <w:r w:rsidRPr="006E672B">
              <w:rPr>
                <w:rFonts w:ascii="微软雅黑" w:eastAsia="微软雅黑" w:hAnsi="微软雅黑" w:cs="宋体" w:hint="eastAsia"/>
                <w:color w:val="000000" w:themeColor="text1"/>
                <w:sz w:val="21"/>
                <w:szCs w:val="21"/>
              </w:rPr>
              <w:t>&gt;实时概况</w:t>
            </w:r>
          </w:p>
        </w:tc>
        <w:tc>
          <w:tcPr>
            <w:tcW w:w="5387" w:type="dxa"/>
          </w:tcPr>
          <w:p w:rsidR="00144C9F" w:rsidRPr="006E672B" w:rsidRDefault="006A67A7" w:rsidP="00D95468">
            <w:pPr>
              <w:rPr>
                <w:rFonts w:ascii="微软雅黑" w:eastAsia="微软雅黑" w:hAnsi="微软雅黑" w:cs="Arial"/>
                <w:iCs/>
                <w:color w:val="000000" w:themeColor="text1"/>
                <w:sz w:val="21"/>
                <w:szCs w:val="21"/>
              </w:rPr>
            </w:pPr>
            <w:r w:rsidRPr="006E672B">
              <w:rPr>
                <w:rFonts w:ascii="微软雅黑" w:eastAsia="微软雅黑" w:hAnsi="微软雅黑" w:cs="Arial" w:hint="eastAsia"/>
                <w:iCs/>
                <w:color w:val="000000" w:themeColor="text1"/>
                <w:sz w:val="21"/>
                <w:szCs w:val="21"/>
              </w:rPr>
              <w:t>PC端数据</w:t>
            </w:r>
          </w:p>
          <w:p w:rsidR="006A67A7" w:rsidRPr="006E672B" w:rsidRDefault="006A67A7" w:rsidP="00D95468">
            <w:pPr>
              <w:rPr>
                <w:rFonts w:ascii="微软雅黑" w:eastAsia="微软雅黑" w:hAnsi="微软雅黑" w:cs="Arial"/>
                <w:iCs/>
                <w:color w:val="000000" w:themeColor="text1"/>
                <w:sz w:val="21"/>
                <w:szCs w:val="21"/>
              </w:rPr>
            </w:pPr>
            <w:r w:rsidRPr="006E672B">
              <w:rPr>
                <w:rFonts w:ascii="微软雅黑" w:eastAsia="微软雅黑" w:hAnsi="微软雅黑" w:cs="Arial" w:hint="eastAsia"/>
                <w:iCs/>
                <w:color w:val="000000" w:themeColor="text1"/>
                <w:sz w:val="21"/>
                <w:szCs w:val="21"/>
              </w:rPr>
              <w:t>数据实时直播</w:t>
            </w:r>
          </w:p>
          <w:p w:rsidR="006A67A7" w:rsidRPr="006E672B" w:rsidRDefault="006A67A7" w:rsidP="00D95468">
            <w:pPr>
              <w:rPr>
                <w:rFonts w:ascii="微软雅黑" w:eastAsia="微软雅黑" w:hAnsi="微软雅黑" w:cs="Arial"/>
                <w:iCs/>
                <w:color w:val="000000" w:themeColor="text1"/>
                <w:sz w:val="21"/>
                <w:szCs w:val="21"/>
              </w:rPr>
            </w:pPr>
            <w:r w:rsidRPr="006E672B">
              <w:rPr>
                <w:rFonts w:ascii="微软雅黑" w:eastAsia="微软雅黑" w:hAnsi="微软雅黑" w:cs="Arial" w:hint="eastAsia"/>
                <w:iCs/>
                <w:color w:val="000000" w:themeColor="text1"/>
                <w:sz w:val="21"/>
                <w:szCs w:val="21"/>
              </w:rPr>
              <w:t>走势分析（流量、销量）</w:t>
            </w:r>
          </w:p>
          <w:p w:rsidR="006A67A7" w:rsidRDefault="00961F53" w:rsidP="00D95468">
            <w:pPr>
              <w:rPr>
                <w:rFonts w:ascii="微软雅黑" w:eastAsia="微软雅黑" w:hAnsi="微软雅黑" w:cs="Arial"/>
                <w:iCs/>
                <w:color w:val="000000" w:themeColor="text1"/>
                <w:sz w:val="21"/>
                <w:szCs w:val="21"/>
              </w:rPr>
            </w:pPr>
            <w:r>
              <w:rPr>
                <w:rFonts w:ascii="微软雅黑" w:eastAsia="微软雅黑" w:hAnsi="微软雅黑" w:cs="Arial" w:hint="eastAsia"/>
                <w:iCs/>
                <w:color w:val="000000" w:themeColor="text1"/>
                <w:sz w:val="21"/>
                <w:szCs w:val="21"/>
              </w:rPr>
              <w:t>用户</w:t>
            </w:r>
            <w:r w:rsidR="006A67A7" w:rsidRPr="006E672B">
              <w:rPr>
                <w:rFonts w:ascii="微软雅黑" w:eastAsia="微软雅黑" w:hAnsi="微软雅黑" w:cs="Arial" w:hint="eastAsia"/>
                <w:iCs/>
                <w:color w:val="000000" w:themeColor="text1"/>
                <w:sz w:val="21"/>
                <w:szCs w:val="21"/>
              </w:rPr>
              <w:t>访问记录（最近100次）</w:t>
            </w:r>
          </w:p>
          <w:p w:rsidR="00C259C9" w:rsidRPr="006E672B" w:rsidRDefault="00C259C9" w:rsidP="00C259C9">
            <w:pPr>
              <w:rPr>
                <w:rFonts w:ascii="微软雅黑" w:eastAsia="微软雅黑" w:hAnsi="微软雅黑" w:cs="Arial"/>
                <w:iCs/>
                <w:color w:val="000000" w:themeColor="text1"/>
                <w:sz w:val="21"/>
                <w:szCs w:val="21"/>
              </w:rPr>
            </w:pPr>
            <w:r w:rsidRPr="006E672B">
              <w:rPr>
                <w:rFonts w:ascii="微软雅黑" w:eastAsia="微软雅黑" w:hAnsi="微软雅黑" w:cs="Arial" w:hint="eastAsia"/>
                <w:iCs/>
                <w:color w:val="000000" w:themeColor="text1"/>
                <w:sz w:val="21"/>
                <w:szCs w:val="21"/>
              </w:rPr>
              <w:t>详见</w:t>
            </w:r>
            <w:hyperlink w:anchor="_商家平台--实时分析（PC）页面功能说明" w:history="1">
              <w:r w:rsidRPr="00C259C9">
                <w:rPr>
                  <w:rStyle w:val="ae"/>
                  <w:rFonts w:ascii="微软雅黑" w:eastAsia="微软雅黑" w:hAnsi="微软雅黑" w:cs="Arial" w:hint="eastAsia"/>
                  <w:iCs/>
                  <w:sz w:val="21"/>
                  <w:szCs w:val="21"/>
                </w:rPr>
                <w:t>2.</w:t>
              </w:r>
              <w:r>
                <w:rPr>
                  <w:rStyle w:val="ae"/>
                  <w:rFonts w:ascii="微软雅黑" w:eastAsia="微软雅黑" w:hAnsi="微软雅黑" w:cs="Arial" w:hint="eastAsia"/>
                  <w:iCs/>
                  <w:sz w:val="21"/>
                  <w:szCs w:val="21"/>
                </w:rPr>
                <w:t>4</w:t>
              </w:r>
            </w:hyperlink>
          </w:p>
        </w:tc>
      </w:tr>
      <w:tr w:rsidR="00144C9F" w:rsidRPr="006E672B" w:rsidTr="00D45870">
        <w:tc>
          <w:tcPr>
            <w:tcW w:w="1096" w:type="dxa"/>
            <w:vAlign w:val="center"/>
          </w:tcPr>
          <w:p w:rsidR="00E8107F" w:rsidRPr="006E672B" w:rsidRDefault="00E8107F" w:rsidP="00E8107F">
            <w:pPr>
              <w:rPr>
                <w:rFonts w:ascii="微软雅黑" w:eastAsia="微软雅黑" w:hAnsi="微软雅黑" w:cs="Arial"/>
                <w:iCs/>
                <w:color w:val="000000" w:themeColor="text1"/>
                <w:szCs w:val="21"/>
              </w:rPr>
            </w:pPr>
            <w:r w:rsidRPr="006E672B">
              <w:rPr>
                <w:rFonts w:ascii="微软雅黑" w:eastAsia="微软雅黑" w:hAnsi="微软雅黑" w:cs="Arial" w:hint="eastAsia"/>
                <w:iCs/>
                <w:color w:val="000000" w:themeColor="text1"/>
                <w:szCs w:val="21"/>
              </w:rPr>
              <w:t>N-POP</w:t>
            </w:r>
          </w:p>
          <w:p w:rsidR="00144C9F" w:rsidRPr="006E672B" w:rsidRDefault="00144C9F" w:rsidP="00D95468">
            <w:pPr>
              <w:rPr>
                <w:rFonts w:ascii="微软雅黑" w:eastAsia="微软雅黑" w:hAnsi="微软雅黑" w:cs="Arial"/>
                <w:b/>
                <w:iCs/>
                <w:color w:val="000000" w:themeColor="text1"/>
                <w:sz w:val="21"/>
                <w:szCs w:val="21"/>
              </w:rPr>
            </w:pPr>
            <w:r w:rsidRPr="006E672B">
              <w:rPr>
                <w:rFonts w:ascii="微软雅黑" w:eastAsia="微软雅黑" w:hAnsi="微软雅黑" w:cs="宋体" w:hint="eastAsia"/>
                <w:color w:val="000000" w:themeColor="text1"/>
                <w:szCs w:val="21"/>
              </w:rPr>
              <w:t>运营平台</w:t>
            </w:r>
          </w:p>
        </w:tc>
        <w:tc>
          <w:tcPr>
            <w:tcW w:w="2268" w:type="dxa"/>
            <w:vAlign w:val="center"/>
          </w:tcPr>
          <w:p w:rsidR="00144C9F" w:rsidRPr="006E672B" w:rsidRDefault="00144C9F" w:rsidP="00B64183">
            <w:pPr>
              <w:rPr>
                <w:rFonts w:ascii="微软雅黑" w:eastAsia="微软雅黑" w:hAnsi="微软雅黑" w:cs="宋体"/>
                <w:color w:val="000000" w:themeColor="text1"/>
                <w:sz w:val="21"/>
                <w:szCs w:val="21"/>
              </w:rPr>
            </w:pPr>
            <w:r w:rsidRPr="006E672B">
              <w:rPr>
                <w:rFonts w:ascii="微软雅黑" w:eastAsia="微软雅黑" w:hAnsi="微软雅黑" w:cs="宋体" w:hint="eastAsia"/>
                <w:color w:val="000000" w:themeColor="text1"/>
                <w:sz w:val="21"/>
                <w:szCs w:val="21"/>
              </w:rPr>
              <w:t>内容管理</w:t>
            </w:r>
            <w:r w:rsidR="00B64183" w:rsidRPr="006E672B">
              <w:rPr>
                <w:rFonts w:ascii="微软雅黑" w:eastAsia="微软雅黑" w:hAnsi="微软雅黑" w:cs="宋体" w:hint="eastAsia"/>
                <w:color w:val="000000" w:themeColor="text1"/>
                <w:sz w:val="21"/>
                <w:szCs w:val="21"/>
              </w:rPr>
              <w:t>-&gt;</w:t>
            </w:r>
            <w:r w:rsidR="00B64183" w:rsidRPr="006E672B">
              <w:rPr>
                <w:rFonts w:ascii="微软雅黑" w:eastAsia="微软雅黑" w:hAnsi="微软雅黑" w:cs="Arial" w:hint="eastAsia"/>
                <w:iCs/>
                <w:color w:val="000000" w:themeColor="text1"/>
                <w:sz w:val="21"/>
                <w:szCs w:val="21"/>
              </w:rPr>
              <w:t>建议收集列表（新增模块）</w:t>
            </w:r>
          </w:p>
        </w:tc>
        <w:tc>
          <w:tcPr>
            <w:tcW w:w="5387" w:type="dxa"/>
          </w:tcPr>
          <w:p w:rsidR="000A3A7F" w:rsidRPr="006E672B" w:rsidRDefault="000A3A7F" w:rsidP="00D95468">
            <w:pPr>
              <w:rPr>
                <w:rFonts w:ascii="微软雅黑" w:eastAsia="微软雅黑" w:hAnsi="微软雅黑" w:cs="Arial"/>
                <w:iCs/>
                <w:color w:val="000000" w:themeColor="text1"/>
                <w:sz w:val="21"/>
                <w:szCs w:val="21"/>
              </w:rPr>
            </w:pPr>
            <w:r w:rsidRPr="006E672B">
              <w:rPr>
                <w:rFonts w:ascii="微软雅黑" w:eastAsia="微软雅黑" w:hAnsi="微软雅黑" w:cs="Arial" w:hint="eastAsia"/>
                <w:iCs/>
                <w:color w:val="000000" w:themeColor="text1"/>
                <w:sz w:val="21"/>
                <w:szCs w:val="21"/>
              </w:rPr>
              <w:t>按类型、时间筛选</w:t>
            </w:r>
          </w:p>
          <w:p w:rsidR="000A3A7F" w:rsidRPr="006E672B" w:rsidRDefault="000A3A7F" w:rsidP="00D95468">
            <w:pPr>
              <w:rPr>
                <w:rFonts w:ascii="微软雅黑" w:eastAsia="微软雅黑" w:hAnsi="微软雅黑" w:cs="Arial"/>
                <w:iCs/>
                <w:color w:val="000000" w:themeColor="text1"/>
                <w:sz w:val="21"/>
                <w:szCs w:val="21"/>
              </w:rPr>
            </w:pPr>
            <w:r w:rsidRPr="006E672B">
              <w:rPr>
                <w:rFonts w:ascii="微软雅黑" w:eastAsia="微软雅黑" w:hAnsi="微软雅黑" w:cs="Arial" w:hint="eastAsia"/>
                <w:iCs/>
                <w:color w:val="000000" w:themeColor="text1"/>
                <w:sz w:val="21"/>
                <w:szCs w:val="21"/>
              </w:rPr>
              <w:t>建议列表</w:t>
            </w:r>
          </w:p>
          <w:p w:rsidR="000A3A7F" w:rsidRDefault="005356B0" w:rsidP="00D95468">
            <w:pPr>
              <w:rPr>
                <w:rFonts w:ascii="微软雅黑" w:eastAsia="微软雅黑" w:hAnsi="微软雅黑" w:cs="Arial"/>
                <w:iCs/>
                <w:color w:val="000000" w:themeColor="text1"/>
                <w:sz w:val="21"/>
                <w:szCs w:val="21"/>
              </w:rPr>
            </w:pPr>
            <w:r w:rsidRPr="006E672B">
              <w:rPr>
                <w:rFonts w:ascii="微软雅黑" w:eastAsia="微软雅黑" w:hAnsi="微软雅黑" w:cs="Arial" w:hint="eastAsia"/>
                <w:iCs/>
                <w:color w:val="000000" w:themeColor="text1"/>
                <w:sz w:val="21"/>
                <w:szCs w:val="21"/>
              </w:rPr>
              <w:t>导出报表</w:t>
            </w:r>
          </w:p>
          <w:p w:rsidR="00C259C9" w:rsidRPr="006E672B" w:rsidRDefault="00C259C9" w:rsidP="00D95468">
            <w:pPr>
              <w:rPr>
                <w:rFonts w:ascii="微软雅黑" w:eastAsia="微软雅黑" w:hAnsi="微软雅黑" w:cs="Arial"/>
                <w:iCs/>
                <w:color w:val="000000" w:themeColor="text1"/>
                <w:sz w:val="21"/>
                <w:szCs w:val="21"/>
              </w:rPr>
            </w:pPr>
            <w:r w:rsidRPr="006E672B">
              <w:rPr>
                <w:rFonts w:ascii="微软雅黑" w:eastAsia="微软雅黑" w:hAnsi="微软雅黑" w:cs="Arial" w:hint="eastAsia"/>
                <w:iCs/>
                <w:color w:val="000000" w:themeColor="text1"/>
                <w:sz w:val="21"/>
                <w:szCs w:val="21"/>
              </w:rPr>
              <w:t>详见</w:t>
            </w:r>
            <w:r w:rsidR="00075931">
              <w:fldChar w:fldCharType="begin"/>
            </w:r>
            <w:r w:rsidR="00075931">
              <w:instrText xml:space="preserve"> HYPERLINK \l "_</w:instrText>
            </w:r>
            <w:r w:rsidR="00075931">
              <w:instrText>运营平台</w:instrText>
            </w:r>
            <w:r w:rsidR="00075931">
              <w:instrText>—</w:instrText>
            </w:r>
            <w:r w:rsidR="00075931">
              <w:instrText>内容管理新增板块</w:instrText>
            </w:r>
            <w:r w:rsidR="00075931">
              <w:instrText xml:space="preserve">" </w:instrText>
            </w:r>
            <w:r w:rsidR="00075931">
              <w:fldChar w:fldCharType="separate"/>
            </w:r>
            <w:r w:rsidRPr="00C259C9">
              <w:rPr>
                <w:rStyle w:val="ae"/>
                <w:rFonts w:ascii="微软雅黑" w:eastAsia="微软雅黑" w:hAnsi="微软雅黑" w:cs="Arial" w:hint="eastAsia"/>
                <w:iCs/>
                <w:sz w:val="21"/>
                <w:szCs w:val="21"/>
              </w:rPr>
              <w:t>2.5</w:t>
            </w:r>
            <w:r w:rsidR="00075931">
              <w:rPr>
                <w:rStyle w:val="ae"/>
                <w:rFonts w:ascii="微软雅黑" w:eastAsia="微软雅黑" w:hAnsi="微软雅黑" w:cs="Arial"/>
                <w:iCs/>
                <w:sz w:val="21"/>
                <w:szCs w:val="21"/>
              </w:rPr>
              <w:fldChar w:fldCharType="end"/>
            </w:r>
          </w:p>
        </w:tc>
      </w:tr>
    </w:tbl>
    <w:p w:rsidR="006E6A23" w:rsidRPr="006E672B" w:rsidRDefault="006E6A23" w:rsidP="006E6A23">
      <w:pPr>
        <w:rPr>
          <w:color w:val="000000" w:themeColor="text1"/>
        </w:rPr>
      </w:pPr>
    </w:p>
    <w:p w:rsidR="00FD0A8B" w:rsidRPr="006E672B" w:rsidRDefault="008028E2" w:rsidP="00FF1F8F">
      <w:pPr>
        <w:pStyle w:val="2"/>
        <w:numPr>
          <w:ilvl w:val="1"/>
          <w:numId w:val="1"/>
        </w:numPr>
        <w:ind w:firstLineChars="0"/>
        <w:rPr>
          <w:color w:val="000000" w:themeColor="text1"/>
        </w:rPr>
      </w:pPr>
      <w:bookmarkStart w:id="20" w:name="_Toc408154423"/>
      <w:r>
        <w:rPr>
          <w:rFonts w:hint="eastAsia"/>
          <w:color w:val="000000" w:themeColor="text1"/>
        </w:rPr>
        <w:t>商家平台</w:t>
      </w:r>
      <w:r>
        <w:rPr>
          <w:rFonts w:hint="eastAsia"/>
          <w:color w:val="000000" w:themeColor="text1"/>
        </w:rPr>
        <w:t>--</w:t>
      </w:r>
      <w:r w:rsidR="00AE7409" w:rsidRPr="006E672B">
        <w:rPr>
          <w:rFonts w:hint="eastAsia"/>
          <w:color w:val="000000" w:themeColor="text1"/>
        </w:rPr>
        <w:t>公共部分</w:t>
      </w:r>
      <w:bookmarkEnd w:id="20"/>
    </w:p>
    <w:tbl>
      <w:tblPr>
        <w:tblW w:w="8751" w:type="dxa"/>
        <w:tblInd w:w="2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238"/>
        <w:gridCol w:w="7513"/>
      </w:tblGrid>
      <w:tr w:rsidR="009327C3" w:rsidRPr="006E672B" w:rsidTr="00D95468">
        <w:tc>
          <w:tcPr>
            <w:tcW w:w="1238" w:type="dxa"/>
          </w:tcPr>
          <w:p w:rsidR="009327C3" w:rsidRPr="006E672B" w:rsidRDefault="009327C3" w:rsidP="00D95468">
            <w:pPr>
              <w:rPr>
                <w:rFonts w:ascii="微软雅黑" w:eastAsia="微软雅黑" w:hAnsi="微软雅黑" w:cs="Arial"/>
                <w:b/>
                <w:bCs/>
                <w:color w:val="000000" w:themeColor="text1"/>
                <w:lang w:eastAsia="zh-TW"/>
              </w:rPr>
            </w:pPr>
            <w:r w:rsidRPr="006E672B">
              <w:rPr>
                <w:rFonts w:ascii="微软雅黑" w:eastAsia="微软雅黑" w:hAnsi="微软雅黑" w:cs="Arial" w:hint="eastAsia"/>
                <w:b/>
                <w:bCs/>
                <w:color w:val="000000" w:themeColor="text1"/>
              </w:rPr>
              <w:t>功能说明</w:t>
            </w:r>
          </w:p>
        </w:tc>
        <w:tc>
          <w:tcPr>
            <w:tcW w:w="7513" w:type="dxa"/>
          </w:tcPr>
          <w:p w:rsidR="009327C3" w:rsidRPr="006E672B" w:rsidRDefault="00786F70" w:rsidP="00786F70">
            <w:pPr>
              <w:rPr>
                <w:rFonts w:ascii="微软雅黑" w:eastAsia="微软雅黑" w:hAnsi="微软雅黑" w:cs="Arial"/>
                <w:bCs/>
                <w:color w:val="000000" w:themeColor="text1"/>
              </w:rPr>
            </w:pPr>
            <w:r w:rsidRPr="006E672B">
              <w:rPr>
                <w:rFonts w:ascii="微软雅黑" w:eastAsia="微软雅黑" w:hAnsi="微软雅黑" w:cs="Arial" w:hint="eastAsia"/>
                <w:bCs/>
                <w:color w:val="000000" w:themeColor="text1"/>
              </w:rPr>
              <w:t>左侧菜单面板，</w:t>
            </w:r>
            <w:r w:rsidR="005D254A" w:rsidRPr="006E672B">
              <w:rPr>
                <w:rFonts w:ascii="微软雅黑" w:eastAsia="微软雅黑" w:hAnsi="微软雅黑" w:cs="Arial" w:hint="eastAsia"/>
                <w:bCs/>
                <w:color w:val="000000" w:themeColor="text1"/>
              </w:rPr>
              <w:t>左右收起</w:t>
            </w:r>
            <w:r w:rsidRPr="006E672B">
              <w:rPr>
                <w:rFonts w:ascii="微软雅黑" w:eastAsia="微软雅黑" w:hAnsi="微软雅黑" w:cs="Arial" w:hint="eastAsia"/>
                <w:bCs/>
                <w:color w:val="000000" w:themeColor="text1"/>
              </w:rPr>
              <w:t>面板</w:t>
            </w:r>
            <w:r w:rsidR="005D254A" w:rsidRPr="006E672B">
              <w:rPr>
                <w:rFonts w:ascii="微软雅黑" w:eastAsia="微软雅黑" w:hAnsi="微软雅黑" w:cs="Arial" w:hint="eastAsia"/>
                <w:bCs/>
                <w:color w:val="000000" w:themeColor="text1"/>
              </w:rPr>
              <w:t>，</w:t>
            </w:r>
            <w:r w:rsidR="00821EE7" w:rsidRPr="006E672B">
              <w:rPr>
                <w:rFonts w:ascii="微软雅黑" w:eastAsia="微软雅黑" w:hAnsi="微软雅黑" w:cs="Arial" w:hint="eastAsia"/>
                <w:bCs/>
                <w:color w:val="000000" w:themeColor="text1"/>
              </w:rPr>
              <w:t>上下折叠</w:t>
            </w:r>
            <w:r w:rsidRPr="006E672B">
              <w:rPr>
                <w:rFonts w:ascii="微软雅黑" w:eastAsia="微软雅黑" w:hAnsi="微软雅黑" w:cs="Arial" w:hint="eastAsia"/>
                <w:bCs/>
                <w:color w:val="000000" w:themeColor="text1"/>
              </w:rPr>
              <w:t>菜单</w:t>
            </w:r>
          </w:p>
        </w:tc>
      </w:tr>
      <w:tr w:rsidR="009327C3" w:rsidRPr="006E672B" w:rsidTr="00D95468">
        <w:trPr>
          <w:trHeight w:val="287"/>
        </w:trPr>
        <w:tc>
          <w:tcPr>
            <w:tcW w:w="1238" w:type="dxa"/>
          </w:tcPr>
          <w:p w:rsidR="009327C3" w:rsidRPr="006E672B" w:rsidRDefault="009327C3" w:rsidP="00D95468">
            <w:pPr>
              <w:rPr>
                <w:rFonts w:ascii="微软雅黑" w:eastAsia="微软雅黑" w:hAnsi="微软雅黑" w:cs="Arial"/>
                <w:b/>
                <w:bCs/>
                <w:color w:val="000000" w:themeColor="text1"/>
              </w:rPr>
            </w:pPr>
            <w:r w:rsidRPr="006E672B">
              <w:rPr>
                <w:rFonts w:ascii="微软雅黑" w:eastAsia="微软雅黑" w:hAnsi="微软雅黑" w:cs="Arial" w:hint="eastAsia"/>
                <w:b/>
                <w:bCs/>
                <w:color w:val="000000" w:themeColor="text1"/>
              </w:rPr>
              <w:t>详细描述</w:t>
            </w:r>
          </w:p>
        </w:tc>
        <w:tc>
          <w:tcPr>
            <w:tcW w:w="7513" w:type="dxa"/>
          </w:tcPr>
          <w:p w:rsidR="009327C3" w:rsidRPr="006E672B" w:rsidRDefault="00F8168D" w:rsidP="00FF1F8F">
            <w:pPr>
              <w:pStyle w:val="af1"/>
              <w:numPr>
                <w:ilvl w:val="0"/>
                <w:numId w:val="10"/>
              </w:numPr>
              <w:rPr>
                <w:rFonts w:ascii="微软雅黑" w:eastAsia="微软雅黑" w:hAnsi="微软雅黑"/>
                <w:noProof/>
                <w:color w:val="000000" w:themeColor="text1"/>
              </w:rPr>
            </w:pPr>
            <w:r w:rsidRPr="006E672B">
              <w:rPr>
                <w:rFonts w:ascii="微软雅黑" w:eastAsia="微软雅黑" w:hAnsi="微软雅黑" w:hint="eastAsia"/>
                <w:noProof/>
                <w:color w:val="000000" w:themeColor="text1"/>
              </w:rPr>
              <w:t>默认展开</w:t>
            </w:r>
            <w:r w:rsidR="00A0617E" w:rsidRPr="006E672B">
              <w:rPr>
                <w:rFonts w:ascii="微软雅黑" w:eastAsia="微软雅黑" w:hAnsi="微软雅黑"/>
                <w:noProof/>
                <w:color w:val="000000" w:themeColor="text1"/>
              </w:rPr>
              <w:t>”</w:t>
            </w:r>
            <w:r w:rsidR="00A0617E" w:rsidRPr="006E672B">
              <w:rPr>
                <w:rFonts w:ascii="微软雅黑" w:eastAsia="微软雅黑" w:hAnsi="微软雅黑" w:hint="eastAsia"/>
                <w:noProof/>
                <w:color w:val="000000" w:themeColor="text1"/>
              </w:rPr>
              <w:t>经营报告(新)</w:t>
            </w:r>
            <w:r w:rsidR="00A0617E" w:rsidRPr="006E672B">
              <w:rPr>
                <w:rFonts w:ascii="微软雅黑" w:eastAsia="微软雅黑" w:hAnsi="微软雅黑"/>
                <w:noProof/>
                <w:color w:val="000000" w:themeColor="text1"/>
              </w:rPr>
              <w:t>”</w:t>
            </w:r>
            <w:r w:rsidR="00DA2D01">
              <w:rPr>
                <w:rFonts w:ascii="微软雅黑" w:eastAsia="微软雅黑" w:hAnsi="微软雅黑" w:hint="eastAsia"/>
                <w:noProof/>
                <w:color w:val="000000" w:themeColor="text1"/>
              </w:rPr>
              <w:t>菜单</w:t>
            </w:r>
            <w:r w:rsidRPr="006E672B">
              <w:rPr>
                <w:rFonts w:ascii="微软雅黑" w:eastAsia="微软雅黑" w:hAnsi="微软雅黑" w:hint="eastAsia"/>
                <w:noProof/>
                <w:color w:val="000000" w:themeColor="text1"/>
              </w:rPr>
              <w:t>，默认显示</w:t>
            </w:r>
            <w:r w:rsidR="00DA2D01">
              <w:rPr>
                <w:rFonts w:ascii="微软雅黑" w:eastAsia="微软雅黑" w:hAnsi="微软雅黑" w:hint="eastAsia"/>
                <w:noProof/>
                <w:color w:val="000000" w:themeColor="text1"/>
              </w:rPr>
              <w:t>其</w:t>
            </w:r>
            <w:r w:rsidR="009E49E8" w:rsidRPr="006E672B">
              <w:rPr>
                <w:rFonts w:ascii="微软雅黑" w:eastAsia="微软雅黑" w:hAnsi="微软雅黑" w:hint="eastAsia"/>
                <w:noProof/>
                <w:color w:val="000000" w:themeColor="text1"/>
              </w:rPr>
              <w:t>二级菜单</w:t>
            </w:r>
            <w:r w:rsidR="00A0617E" w:rsidRPr="006E672B">
              <w:rPr>
                <w:rFonts w:ascii="微软雅黑" w:eastAsia="微软雅黑" w:hAnsi="微软雅黑"/>
                <w:noProof/>
                <w:color w:val="000000" w:themeColor="text1"/>
              </w:rPr>
              <w:t>”</w:t>
            </w:r>
            <w:r w:rsidR="00A0617E" w:rsidRPr="006E672B">
              <w:rPr>
                <w:rFonts w:ascii="微软雅黑" w:eastAsia="微软雅黑" w:hAnsi="微软雅黑" w:hint="eastAsia"/>
                <w:noProof/>
                <w:color w:val="000000" w:themeColor="text1"/>
              </w:rPr>
              <w:t>经营概况</w:t>
            </w:r>
            <w:r w:rsidR="00A0617E" w:rsidRPr="006E672B">
              <w:rPr>
                <w:rFonts w:ascii="微软雅黑" w:eastAsia="微软雅黑" w:hAnsi="微软雅黑"/>
                <w:noProof/>
                <w:color w:val="000000" w:themeColor="text1"/>
              </w:rPr>
              <w:t>”</w:t>
            </w:r>
            <w:r w:rsidRPr="006E672B">
              <w:rPr>
                <w:rFonts w:ascii="微软雅黑" w:eastAsia="微软雅黑" w:hAnsi="微软雅黑" w:hint="eastAsia"/>
                <w:noProof/>
                <w:color w:val="000000" w:themeColor="text1"/>
              </w:rPr>
              <w:t>的内容。</w:t>
            </w:r>
          </w:p>
          <w:p w:rsidR="005D387F" w:rsidRPr="006E672B" w:rsidRDefault="005D387F" w:rsidP="00FF1F8F">
            <w:pPr>
              <w:pStyle w:val="af1"/>
              <w:numPr>
                <w:ilvl w:val="0"/>
                <w:numId w:val="10"/>
              </w:numPr>
              <w:rPr>
                <w:rFonts w:ascii="微软雅黑" w:eastAsia="微软雅黑" w:hAnsi="微软雅黑"/>
                <w:noProof/>
                <w:color w:val="000000" w:themeColor="text1"/>
              </w:rPr>
            </w:pPr>
            <w:r w:rsidRPr="006E672B">
              <w:rPr>
                <w:rFonts w:ascii="微软雅黑" w:eastAsia="微软雅黑" w:hAnsi="微软雅黑" w:hint="eastAsia"/>
                <w:noProof/>
                <w:color w:val="000000" w:themeColor="text1"/>
              </w:rPr>
              <w:t>一级菜单</w:t>
            </w:r>
            <w:r w:rsidR="00A0617E" w:rsidRPr="006E672B">
              <w:rPr>
                <w:rFonts w:ascii="微软雅黑" w:eastAsia="微软雅黑" w:hAnsi="微软雅黑" w:hint="eastAsia"/>
                <w:noProof/>
                <w:color w:val="000000" w:themeColor="text1"/>
              </w:rPr>
              <w:t>点击</w:t>
            </w:r>
            <w:r w:rsidRPr="006E672B">
              <w:rPr>
                <w:rFonts w:ascii="微软雅黑" w:eastAsia="微软雅黑" w:hAnsi="微软雅黑" w:hint="eastAsia"/>
                <w:noProof/>
                <w:color w:val="000000" w:themeColor="text1"/>
              </w:rPr>
              <w:t>可展开/关闭</w:t>
            </w:r>
            <w:r w:rsidR="00DA2D01">
              <w:rPr>
                <w:rFonts w:ascii="微软雅黑" w:eastAsia="微软雅黑" w:hAnsi="微软雅黑" w:hint="eastAsia"/>
                <w:noProof/>
                <w:color w:val="000000" w:themeColor="text1"/>
              </w:rPr>
              <w:t>其</w:t>
            </w:r>
            <w:r w:rsidRPr="006E672B">
              <w:rPr>
                <w:rFonts w:ascii="微软雅黑" w:eastAsia="微软雅黑" w:hAnsi="微软雅黑" w:hint="eastAsia"/>
                <w:noProof/>
                <w:color w:val="000000" w:themeColor="text1"/>
              </w:rPr>
              <w:t>下级菜单，二级菜单点击</w:t>
            </w:r>
            <w:r w:rsidR="00107A77" w:rsidRPr="006E672B">
              <w:rPr>
                <w:rFonts w:ascii="微软雅黑" w:eastAsia="微软雅黑" w:hAnsi="微软雅黑" w:hint="eastAsia"/>
                <w:noProof/>
                <w:color w:val="000000" w:themeColor="text1"/>
              </w:rPr>
              <w:t>可</w:t>
            </w:r>
            <w:r w:rsidRPr="006E672B">
              <w:rPr>
                <w:rFonts w:ascii="微软雅黑" w:eastAsia="微软雅黑" w:hAnsi="微软雅黑" w:hint="eastAsia"/>
                <w:noProof/>
                <w:color w:val="000000" w:themeColor="text1"/>
              </w:rPr>
              <w:t>链接到相应页面，</w:t>
            </w:r>
            <w:r w:rsidR="003E59A1">
              <w:rPr>
                <w:rFonts w:ascii="微软雅黑" w:eastAsia="微软雅黑" w:hAnsi="微软雅黑" w:hint="eastAsia"/>
                <w:noProof/>
                <w:color w:val="000000" w:themeColor="text1"/>
              </w:rPr>
              <w:t>所有的一级菜单可以</w:t>
            </w:r>
            <w:r w:rsidR="00190F81">
              <w:rPr>
                <w:rFonts w:ascii="微软雅黑" w:eastAsia="微软雅黑" w:hAnsi="微软雅黑" w:hint="eastAsia"/>
                <w:noProof/>
                <w:color w:val="000000" w:themeColor="text1"/>
              </w:rPr>
              <w:t>同时</w:t>
            </w:r>
            <w:r w:rsidR="003E59A1">
              <w:rPr>
                <w:rFonts w:ascii="微软雅黑" w:eastAsia="微软雅黑" w:hAnsi="微软雅黑" w:hint="eastAsia"/>
                <w:noProof/>
                <w:color w:val="000000" w:themeColor="text1"/>
              </w:rPr>
              <w:t>展开，</w:t>
            </w:r>
            <w:r w:rsidRPr="006E672B">
              <w:rPr>
                <w:rFonts w:ascii="微软雅黑" w:eastAsia="微软雅黑" w:hAnsi="微软雅黑" w:hint="eastAsia"/>
                <w:noProof/>
                <w:color w:val="000000" w:themeColor="text1"/>
              </w:rPr>
              <w:t>后续页面的菜单部分不再阐述；</w:t>
            </w:r>
          </w:p>
          <w:p w:rsidR="00F8168D" w:rsidRPr="006E672B" w:rsidRDefault="00366088" w:rsidP="00FF1F8F">
            <w:pPr>
              <w:pStyle w:val="af1"/>
              <w:numPr>
                <w:ilvl w:val="0"/>
                <w:numId w:val="10"/>
              </w:numPr>
              <w:rPr>
                <w:rFonts w:ascii="微软雅黑" w:eastAsia="微软雅黑" w:hAnsi="微软雅黑"/>
                <w:noProof/>
                <w:color w:val="000000" w:themeColor="text1"/>
              </w:rPr>
            </w:pPr>
            <w:r w:rsidRPr="006E672B">
              <w:rPr>
                <w:rFonts w:ascii="微软雅黑" w:eastAsia="微软雅黑" w:hAnsi="微软雅黑" w:hint="eastAsia"/>
                <w:noProof/>
                <w:color w:val="000000" w:themeColor="text1"/>
              </w:rPr>
              <w:t>点击</w:t>
            </w:r>
            <w:r w:rsidR="0015303A" w:rsidRPr="006E672B">
              <w:rPr>
                <w:rFonts w:ascii="微软雅黑" w:eastAsia="微软雅黑" w:hAnsi="微软雅黑" w:hint="eastAsia"/>
                <w:noProof/>
                <w:color w:val="000000" w:themeColor="text1"/>
              </w:rPr>
              <w:t>“收起”按钮</w:t>
            </w:r>
            <w:r w:rsidR="00EF0C9B">
              <w:rPr>
                <w:rFonts w:ascii="微软雅黑" w:eastAsia="微软雅黑" w:hAnsi="微软雅黑" w:hint="eastAsia"/>
                <w:noProof/>
                <w:color w:val="000000" w:themeColor="text1"/>
              </w:rPr>
              <w:drawing>
                <wp:inline distT="0" distB="0" distL="0" distR="0" wp14:anchorId="086FBC40" wp14:editId="4195A796">
                  <wp:extent cx="55446" cy="144000"/>
                  <wp:effectExtent l="19050" t="0" r="1704" b="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55446" cy="144000"/>
                          </a:xfrm>
                          <a:prstGeom prst="rect">
                            <a:avLst/>
                          </a:prstGeom>
                          <a:noFill/>
                          <a:ln w="9525">
                            <a:noFill/>
                            <a:miter lim="800000"/>
                            <a:headEnd/>
                            <a:tailEnd/>
                          </a:ln>
                        </pic:spPr>
                      </pic:pic>
                    </a:graphicData>
                  </a:graphic>
                </wp:inline>
              </w:drawing>
            </w:r>
            <w:r w:rsidR="0015303A" w:rsidRPr="006E672B">
              <w:rPr>
                <w:rFonts w:ascii="微软雅黑" w:eastAsia="微软雅黑" w:hAnsi="微软雅黑" w:hint="eastAsia"/>
                <w:noProof/>
                <w:color w:val="000000" w:themeColor="text1"/>
              </w:rPr>
              <w:t>，</w:t>
            </w:r>
            <w:r w:rsidR="00440E29" w:rsidRPr="006E672B">
              <w:rPr>
                <w:rFonts w:ascii="微软雅黑" w:eastAsia="微软雅黑" w:hAnsi="微软雅黑" w:hint="eastAsia"/>
                <w:noProof/>
                <w:color w:val="000000" w:themeColor="text1"/>
              </w:rPr>
              <w:t>整个导航</w:t>
            </w:r>
            <w:r w:rsidR="0015303A" w:rsidRPr="006E672B">
              <w:rPr>
                <w:rFonts w:ascii="微软雅黑" w:eastAsia="微软雅黑" w:hAnsi="微软雅黑" w:hint="eastAsia"/>
                <w:noProof/>
                <w:color w:val="000000" w:themeColor="text1"/>
              </w:rPr>
              <w:t>向左收起</w:t>
            </w:r>
            <w:r w:rsidR="00EF0C9B">
              <w:rPr>
                <w:rFonts w:ascii="微软雅黑" w:eastAsia="微软雅黑" w:hAnsi="微软雅黑" w:hint="eastAsia"/>
                <w:noProof/>
                <w:color w:val="000000" w:themeColor="text1"/>
              </w:rPr>
              <w:t>，</w:t>
            </w:r>
            <w:r w:rsidR="008A5781" w:rsidRPr="006E672B">
              <w:rPr>
                <w:rFonts w:ascii="微软雅黑" w:eastAsia="微软雅黑" w:hAnsi="微软雅黑" w:hint="eastAsia"/>
                <w:noProof/>
                <w:color w:val="000000" w:themeColor="text1"/>
              </w:rPr>
              <w:t>同时右侧内容向左移</w:t>
            </w:r>
            <w:r w:rsidR="00EF0C9B">
              <w:rPr>
                <w:rFonts w:ascii="微软雅黑" w:eastAsia="微软雅黑" w:hAnsi="微软雅黑" w:hint="eastAsia"/>
                <w:noProof/>
                <w:color w:val="000000" w:themeColor="text1"/>
              </w:rPr>
              <w:t>，页面</w:t>
            </w:r>
            <w:r w:rsidR="009B7F65">
              <w:rPr>
                <w:rFonts w:ascii="微软雅黑" w:eastAsia="微软雅黑" w:hAnsi="微软雅黑" w:hint="eastAsia"/>
                <w:noProof/>
                <w:color w:val="000000" w:themeColor="text1"/>
              </w:rPr>
              <w:t>宽度</w:t>
            </w:r>
            <w:r w:rsidR="00EF0C9B">
              <w:rPr>
                <w:rFonts w:ascii="微软雅黑" w:eastAsia="微软雅黑" w:hAnsi="微软雅黑" w:hint="eastAsia"/>
                <w:noProof/>
                <w:color w:val="000000" w:themeColor="text1"/>
              </w:rPr>
              <w:t>拉长</w:t>
            </w:r>
            <w:r w:rsidR="0033052E" w:rsidRPr="006E672B">
              <w:rPr>
                <w:rFonts w:ascii="微软雅黑" w:eastAsia="微软雅黑" w:hAnsi="微软雅黑" w:hint="eastAsia"/>
                <w:noProof/>
                <w:color w:val="000000" w:themeColor="text1"/>
              </w:rPr>
              <w:t>（</w:t>
            </w:r>
            <w:r w:rsidR="00EF0C9B">
              <w:rPr>
                <w:rFonts w:ascii="微软雅黑" w:eastAsia="微软雅黑" w:hAnsi="微软雅黑" w:hint="eastAsia"/>
                <w:noProof/>
                <w:color w:val="000000" w:themeColor="text1"/>
              </w:rPr>
              <w:t>见</w:t>
            </w:r>
            <w:r w:rsidR="0033052E" w:rsidRPr="006E672B">
              <w:rPr>
                <w:rFonts w:ascii="微软雅黑" w:eastAsia="微软雅黑" w:hAnsi="微软雅黑" w:hint="eastAsia"/>
                <w:color w:val="000000" w:themeColor="text1"/>
              </w:rPr>
              <w:t>图2）</w:t>
            </w:r>
            <w:r w:rsidR="00EF0C9B">
              <w:rPr>
                <w:rFonts w:ascii="微软雅黑" w:eastAsia="微软雅黑" w:hAnsi="微软雅黑" w:hint="eastAsia"/>
                <w:color w:val="000000" w:themeColor="text1"/>
              </w:rPr>
              <w:t>点击“展开”按钮</w:t>
            </w:r>
            <w:r w:rsidR="00EF0C9B">
              <w:rPr>
                <w:rFonts w:ascii="微软雅黑" w:eastAsia="微软雅黑" w:hAnsi="微软雅黑" w:hint="eastAsia"/>
                <w:noProof/>
                <w:color w:val="000000" w:themeColor="text1"/>
              </w:rPr>
              <w:drawing>
                <wp:inline distT="0" distB="0" distL="0" distR="0" wp14:anchorId="254AF225" wp14:editId="47384850">
                  <wp:extent cx="58438" cy="180000"/>
                  <wp:effectExtent l="19050" t="0" r="0" b="0"/>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58438" cy="180000"/>
                          </a:xfrm>
                          <a:prstGeom prst="rect">
                            <a:avLst/>
                          </a:prstGeom>
                          <a:noFill/>
                          <a:ln w="9525">
                            <a:noFill/>
                            <a:miter lim="800000"/>
                            <a:headEnd/>
                            <a:tailEnd/>
                          </a:ln>
                        </pic:spPr>
                      </pic:pic>
                    </a:graphicData>
                  </a:graphic>
                </wp:inline>
              </w:drawing>
            </w:r>
            <w:r w:rsidR="00110D83">
              <w:rPr>
                <w:rFonts w:ascii="微软雅黑" w:eastAsia="微软雅黑" w:hAnsi="微软雅黑" w:hint="eastAsia"/>
                <w:color w:val="000000" w:themeColor="text1"/>
              </w:rPr>
              <w:t>，整个导航向右展开，同时</w:t>
            </w:r>
            <w:r w:rsidR="00EF0C9B">
              <w:rPr>
                <w:rFonts w:ascii="微软雅黑" w:eastAsia="微软雅黑" w:hAnsi="微软雅黑" w:hint="eastAsia"/>
                <w:color w:val="000000" w:themeColor="text1"/>
              </w:rPr>
              <w:t>右侧内容右移缩</w:t>
            </w:r>
            <w:r w:rsidR="00E730DD">
              <w:rPr>
                <w:rFonts w:ascii="微软雅黑" w:eastAsia="微软雅黑" w:hAnsi="微软雅黑" w:hint="eastAsia"/>
                <w:color w:val="000000" w:themeColor="text1"/>
              </w:rPr>
              <w:t>窄</w:t>
            </w:r>
            <w:r w:rsidR="00EF0C9B">
              <w:rPr>
                <w:rFonts w:ascii="微软雅黑" w:eastAsia="微软雅黑" w:hAnsi="微软雅黑" w:hint="eastAsia"/>
                <w:color w:val="000000" w:themeColor="text1"/>
              </w:rPr>
              <w:t>。</w:t>
            </w:r>
          </w:p>
          <w:p w:rsidR="00F8168D" w:rsidRPr="006E672B" w:rsidRDefault="00D449CB" w:rsidP="00D95468">
            <w:pPr>
              <w:rPr>
                <w:rFonts w:ascii="微软雅黑" w:eastAsia="微软雅黑" w:hAnsi="微软雅黑"/>
                <w:color w:val="000000" w:themeColor="text1"/>
              </w:rPr>
            </w:pPr>
            <w:r>
              <w:rPr>
                <w:rFonts w:ascii="微软雅黑" w:eastAsia="微软雅黑" w:hAnsi="微软雅黑" w:hint="eastAsia"/>
                <w:noProof/>
                <w:color w:val="000000" w:themeColor="text1"/>
              </w:rPr>
              <w:drawing>
                <wp:inline distT="0" distB="0" distL="0" distR="0" wp14:anchorId="553AFADB" wp14:editId="52B67C93">
                  <wp:extent cx="1209903" cy="3238621"/>
                  <wp:effectExtent l="19050" t="0" r="9297"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1212300" cy="3245038"/>
                          </a:xfrm>
                          <a:prstGeom prst="rect">
                            <a:avLst/>
                          </a:prstGeom>
                          <a:noFill/>
                          <a:ln w="9525">
                            <a:noFill/>
                            <a:miter lim="800000"/>
                            <a:headEnd/>
                            <a:tailEnd/>
                          </a:ln>
                        </pic:spPr>
                      </pic:pic>
                    </a:graphicData>
                  </a:graphic>
                </wp:inline>
              </w:drawing>
            </w:r>
            <w:r w:rsidR="0033052E" w:rsidRPr="006E672B">
              <w:rPr>
                <w:rFonts w:ascii="微软雅黑" w:eastAsia="微软雅黑" w:hAnsi="微软雅黑" w:hint="eastAsia"/>
                <w:color w:val="000000" w:themeColor="text1"/>
              </w:rPr>
              <w:t>图1</w:t>
            </w:r>
            <w:r w:rsidR="008A5781" w:rsidRPr="006E672B">
              <w:rPr>
                <w:rFonts w:ascii="微软雅黑" w:eastAsia="微软雅黑" w:hAnsi="微软雅黑"/>
                <w:noProof/>
                <w:color w:val="000000" w:themeColor="text1"/>
              </w:rPr>
              <w:drawing>
                <wp:inline distT="0" distB="0" distL="0" distR="0" wp14:anchorId="3DD5E526" wp14:editId="51C4C329">
                  <wp:extent cx="2280819" cy="3686861"/>
                  <wp:effectExtent l="19050" t="0" r="5181" b="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l="2733" r="15390"/>
                          <a:stretch>
                            <a:fillRect/>
                          </a:stretch>
                        </pic:blipFill>
                        <pic:spPr bwMode="auto">
                          <a:xfrm>
                            <a:off x="0" y="0"/>
                            <a:ext cx="2280819" cy="3686861"/>
                          </a:xfrm>
                          <a:prstGeom prst="rect">
                            <a:avLst/>
                          </a:prstGeom>
                          <a:noFill/>
                          <a:ln w="9525">
                            <a:noFill/>
                            <a:miter lim="800000"/>
                            <a:headEnd/>
                            <a:tailEnd/>
                          </a:ln>
                        </pic:spPr>
                      </pic:pic>
                    </a:graphicData>
                  </a:graphic>
                </wp:inline>
              </w:drawing>
            </w:r>
            <w:r w:rsidR="0033052E" w:rsidRPr="006E672B">
              <w:rPr>
                <w:rFonts w:ascii="微软雅黑" w:eastAsia="微软雅黑" w:hAnsi="微软雅黑" w:hint="eastAsia"/>
                <w:color w:val="000000" w:themeColor="text1"/>
              </w:rPr>
              <w:t>图2</w:t>
            </w:r>
          </w:p>
        </w:tc>
      </w:tr>
      <w:tr w:rsidR="00784FF1" w:rsidRPr="006E672B" w:rsidTr="00784FF1">
        <w:trPr>
          <w:trHeight w:val="287"/>
        </w:trPr>
        <w:tc>
          <w:tcPr>
            <w:tcW w:w="1238" w:type="dxa"/>
            <w:tcBorders>
              <w:top w:val="single" w:sz="4" w:space="0" w:color="auto"/>
              <w:left w:val="single" w:sz="4" w:space="0" w:color="auto"/>
              <w:bottom w:val="single" w:sz="4" w:space="0" w:color="auto"/>
              <w:right w:val="single" w:sz="4" w:space="0" w:color="auto"/>
            </w:tcBorders>
          </w:tcPr>
          <w:p w:rsidR="00784FF1" w:rsidRPr="006E672B" w:rsidRDefault="00784FF1" w:rsidP="00D95468">
            <w:pPr>
              <w:rPr>
                <w:rFonts w:ascii="微软雅黑" w:eastAsia="微软雅黑" w:hAnsi="微软雅黑" w:cs="Arial"/>
                <w:b/>
                <w:bCs/>
                <w:color w:val="000000" w:themeColor="text1"/>
              </w:rPr>
            </w:pPr>
            <w:r w:rsidRPr="006E672B">
              <w:rPr>
                <w:rFonts w:ascii="微软雅黑" w:eastAsia="微软雅黑" w:hAnsi="微软雅黑" w:cs="Arial" w:hint="eastAsia"/>
                <w:b/>
                <w:bCs/>
                <w:color w:val="000000" w:themeColor="text1"/>
              </w:rPr>
              <w:t>功能说明</w:t>
            </w:r>
          </w:p>
        </w:tc>
        <w:tc>
          <w:tcPr>
            <w:tcW w:w="7513" w:type="dxa"/>
            <w:tcBorders>
              <w:top w:val="single" w:sz="4" w:space="0" w:color="auto"/>
              <w:left w:val="single" w:sz="4" w:space="0" w:color="auto"/>
              <w:bottom w:val="single" w:sz="4" w:space="0" w:color="auto"/>
              <w:right w:val="single" w:sz="4" w:space="0" w:color="auto"/>
            </w:tcBorders>
          </w:tcPr>
          <w:p w:rsidR="00784FF1" w:rsidRPr="006E672B" w:rsidRDefault="00784FF1" w:rsidP="00784FF1">
            <w:pPr>
              <w:pStyle w:val="af1"/>
              <w:ind w:left="420" w:hanging="420"/>
              <w:rPr>
                <w:rFonts w:ascii="微软雅黑" w:eastAsia="微软雅黑" w:hAnsi="微软雅黑"/>
                <w:noProof/>
                <w:color w:val="000000" w:themeColor="text1"/>
              </w:rPr>
            </w:pPr>
            <w:r w:rsidRPr="006E672B">
              <w:rPr>
                <w:rFonts w:ascii="微软雅黑" w:eastAsia="微软雅黑" w:hAnsi="微软雅黑" w:hint="eastAsia"/>
                <w:noProof/>
                <w:color w:val="000000" w:themeColor="text1"/>
              </w:rPr>
              <w:t>面包屑</w:t>
            </w:r>
          </w:p>
        </w:tc>
      </w:tr>
      <w:tr w:rsidR="00784FF1" w:rsidRPr="006E672B" w:rsidTr="00784FF1">
        <w:trPr>
          <w:trHeight w:val="287"/>
        </w:trPr>
        <w:tc>
          <w:tcPr>
            <w:tcW w:w="1238" w:type="dxa"/>
            <w:tcBorders>
              <w:top w:val="single" w:sz="4" w:space="0" w:color="auto"/>
              <w:left w:val="single" w:sz="4" w:space="0" w:color="auto"/>
              <w:bottom w:val="single" w:sz="4" w:space="0" w:color="auto"/>
              <w:right w:val="single" w:sz="4" w:space="0" w:color="auto"/>
            </w:tcBorders>
          </w:tcPr>
          <w:p w:rsidR="00784FF1" w:rsidRPr="006E672B" w:rsidRDefault="00784FF1" w:rsidP="00D95468">
            <w:pPr>
              <w:rPr>
                <w:rFonts w:ascii="微软雅黑" w:eastAsia="微软雅黑" w:hAnsi="微软雅黑" w:cs="Arial"/>
                <w:b/>
                <w:bCs/>
                <w:color w:val="000000" w:themeColor="text1"/>
              </w:rPr>
            </w:pPr>
            <w:r w:rsidRPr="006E672B">
              <w:rPr>
                <w:rFonts w:ascii="微软雅黑" w:eastAsia="微软雅黑" w:hAnsi="微软雅黑" w:cs="Arial" w:hint="eastAsia"/>
                <w:b/>
                <w:bCs/>
                <w:color w:val="000000" w:themeColor="text1"/>
              </w:rPr>
              <w:t>详细描述</w:t>
            </w:r>
          </w:p>
        </w:tc>
        <w:tc>
          <w:tcPr>
            <w:tcW w:w="7513" w:type="dxa"/>
            <w:tcBorders>
              <w:top w:val="single" w:sz="4" w:space="0" w:color="auto"/>
              <w:left w:val="single" w:sz="4" w:space="0" w:color="auto"/>
              <w:bottom w:val="single" w:sz="4" w:space="0" w:color="auto"/>
              <w:right w:val="single" w:sz="4" w:space="0" w:color="auto"/>
            </w:tcBorders>
          </w:tcPr>
          <w:p w:rsidR="00784FF1" w:rsidRPr="006E672B" w:rsidRDefault="00B93FF6" w:rsidP="00A8428A">
            <w:pPr>
              <w:rPr>
                <w:rFonts w:ascii="微软雅黑" w:eastAsia="微软雅黑" w:hAnsi="微软雅黑"/>
                <w:color w:val="000000" w:themeColor="text1"/>
                <w:sz w:val="21"/>
                <w:szCs w:val="21"/>
              </w:rPr>
            </w:pPr>
            <w:r w:rsidRPr="006E672B">
              <w:rPr>
                <w:rFonts w:ascii="微软雅黑" w:eastAsia="微软雅黑" w:hAnsi="微软雅黑" w:hint="eastAsia"/>
                <w:noProof/>
                <w:color w:val="000000" w:themeColor="text1"/>
              </w:rPr>
              <w:t>内容为“您当前所在位置：商家后台管理  &gt;  数据助手 &gt; 菜单名称”，其中“商家后台管理”可链接到后台首页，“数据助手”可链接到运营概况</w:t>
            </w:r>
            <w:r w:rsidR="00A8428A" w:rsidRPr="006E672B">
              <w:rPr>
                <w:rFonts w:ascii="微软雅黑" w:eastAsia="微软雅黑" w:hAnsi="微软雅黑" w:hint="eastAsia"/>
                <w:noProof/>
                <w:color w:val="000000" w:themeColor="text1"/>
              </w:rPr>
              <w:t>（新）</w:t>
            </w:r>
            <w:r w:rsidRPr="006E672B">
              <w:rPr>
                <w:rFonts w:ascii="微软雅黑" w:eastAsia="微软雅黑" w:hAnsi="微软雅黑" w:hint="eastAsia"/>
                <w:noProof/>
                <w:color w:val="000000" w:themeColor="text1"/>
              </w:rPr>
              <w:t>，“菜单名称”可链接到具体的菜单页面，后续页面的面包屑部分不再阐述；</w:t>
            </w:r>
          </w:p>
        </w:tc>
      </w:tr>
      <w:tr w:rsidR="003C1327" w:rsidRPr="006E672B" w:rsidTr="003A4137">
        <w:trPr>
          <w:trHeight w:val="287"/>
        </w:trPr>
        <w:tc>
          <w:tcPr>
            <w:tcW w:w="1238" w:type="dxa"/>
            <w:tcBorders>
              <w:top w:val="single" w:sz="4" w:space="0" w:color="auto"/>
              <w:left w:val="single" w:sz="4" w:space="0" w:color="auto"/>
              <w:bottom w:val="single" w:sz="4" w:space="0" w:color="auto"/>
              <w:right w:val="single" w:sz="4" w:space="0" w:color="auto"/>
            </w:tcBorders>
          </w:tcPr>
          <w:p w:rsidR="003C1327" w:rsidRPr="006E672B" w:rsidRDefault="003C1327" w:rsidP="003A4137">
            <w:pPr>
              <w:rPr>
                <w:rFonts w:ascii="微软雅黑" w:eastAsia="微软雅黑" w:hAnsi="微软雅黑" w:cs="Arial"/>
                <w:b/>
                <w:bCs/>
                <w:color w:val="000000" w:themeColor="text1"/>
              </w:rPr>
            </w:pPr>
            <w:r w:rsidRPr="006E672B">
              <w:rPr>
                <w:rFonts w:ascii="微软雅黑" w:eastAsia="微软雅黑" w:hAnsi="微软雅黑" w:cs="Arial" w:hint="eastAsia"/>
                <w:b/>
                <w:bCs/>
                <w:color w:val="000000" w:themeColor="text1"/>
              </w:rPr>
              <w:t>功能说明</w:t>
            </w:r>
          </w:p>
        </w:tc>
        <w:tc>
          <w:tcPr>
            <w:tcW w:w="7513" w:type="dxa"/>
            <w:tcBorders>
              <w:top w:val="single" w:sz="4" w:space="0" w:color="auto"/>
              <w:left w:val="single" w:sz="4" w:space="0" w:color="auto"/>
              <w:bottom w:val="single" w:sz="4" w:space="0" w:color="auto"/>
              <w:right w:val="single" w:sz="4" w:space="0" w:color="auto"/>
            </w:tcBorders>
          </w:tcPr>
          <w:p w:rsidR="003C1327" w:rsidRPr="006E672B" w:rsidRDefault="00021A50" w:rsidP="003A4137">
            <w:pPr>
              <w:pStyle w:val="af1"/>
              <w:ind w:left="420" w:hanging="420"/>
              <w:rPr>
                <w:rFonts w:ascii="微软雅黑" w:eastAsia="微软雅黑" w:hAnsi="微软雅黑"/>
                <w:noProof/>
                <w:color w:val="000000" w:themeColor="text1"/>
              </w:rPr>
            </w:pPr>
            <w:r>
              <w:rPr>
                <w:rFonts w:ascii="微软雅黑" w:eastAsia="微软雅黑" w:hAnsi="微软雅黑" w:hint="eastAsia"/>
                <w:noProof/>
                <w:color w:val="000000" w:themeColor="text1"/>
              </w:rPr>
              <w:t>右侧导航</w:t>
            </w:r>
            <w:r w:rsidR="00B3303D">
              <w:rPr>
                <w:rFonts w:ascii="微软雅黑" w:eastAsia="微软雅黑" w:hAnsi="微软雅黑"/>
                <w:noProof/>
                <w:color w:val="000000" w:themeColor="text1"/>
              </w:rPr>
              <w:t>—</w:t>
            </w:r>
            <w:r w:rsidR="00B3303D">
              <w:rPr>
                <w:rFonts w:ascii="微软雅黑" w:eastAsia="微软雅黑" w:hAnsi="微软雅黑" w:hint="eastAsia"/>
                <w:noProof/>
                <w:color w:val="000000" w:themeColor="text1"/>
              </w:rPr>
              <w:t>整个数据助手使用</w:t>
            </w:r>
          </w:p>
        </w:tc>
      </w:tr>
      <w:tr w:rsidR="003C1327" w:rsidRPr="006E672B" w:rsidTr="003A4137">
        <w:trPr>
          <w:trHeight w:val="287"/>
        </w:trPr>
        <w:tc>
          <w:tcPr>
            <w:tcW w:w="1238" w:type="dxa"/>
            <w:tcBorders>
              <w:top w:val="single" w:sz="4" w:space="0" w:color="auto"/>
              <w:left w:val="single" w:sz="4" w:space="0" w:color="auto"/>
              <w:bottom w:val="single" w:sz="4" w:space="0" w:color="auto"/>
              <w:right w:val="single" w:sz="4" w:space="0" w:color="auto"/>
            </w:tcBorders>
          </w:tcPr>
          <w:p w:rsidR="003C1327" w:rsidRPr="006E672B" w:rsidRDefault="003C1327" w:rsidP="003A4137">
            <w:pPr>
              <w:rPr>
                <w:rFonts w:ascii="微软雅黑" w:eastAsia="微软雅黑" w:hAnsi="微软雅黑" w:cs="Arial"/>
                <w:b/>
                <w:bCs/>
                <w:color w:val="000000" w:themeColor="text1"/>
              </w:rPr>
            </w:pPr>
            <w:r w:rsidRPr="006E672B">
              <w:rPr>
                <w:rFonts w:ascii="微软雅黑" w:eastAsia="微软雅黑" w:hAnsi="微软雅黑" w:cs="Arial" w:hint="eastAsia"/>
                <w:b/>
                <w:bCs/>
                <w:color w:val="000000" w:themeColor="text1"/>
              </w:rPr>
              <w:t>详细描述</w:t>
            </w:r>
          </w:p>
        </w:tc>
        <w:tc>
          <w:tcPr>
            <w:tcW w:w="7513" w:type="dxa"/>
            <w:tcBorders>
              <w:top w:val="single" w:sz="4" w:space="0" w:color="auto"/>
              <w:left w:val="single" w:sz="4" w:space="0" w:color="auto"/>
              <w:bottom w:val="single" w:sz="4" w:space="0" w:color="auto"/>
              <w:right w:val="single" w:sz="4" w:space="0" w:color="auto"/>
            </w:tcBorders>
          </w:tcPr>
          <w:p w:rsidR="008B3BCA" w:rsidRDefault="008B3BCA" w:rsidP="00FF1F8F">
            <w:pPr>
              <w:pStyle w:val="af1"/>
              <w:numPr>
                <w:ilvl w:val="0"/>
                <w:numId w:val="16"/>
              </w:numPr>
              <w:rPr>
                <w:rFonts w:ascii="微软雅黑" w:eastAsia="微软雅黑" w:hAnsi="微软雅黑"/>
                <w:noProof/>
                <w:color w:val="000000" w:themeColor="text1"/>
              </w:rPr>
            </w:pPr>
            <w:r>
              <w:rPr>
                <w:rFonts w:ascii="微软雅黑" w:eastAsia="微软雅黑" w:hAnsi="微软雅黑" w:hint="eastAsia"/>
                <w:noProof/>
                <w:color w:val="000000" w:themeColor="text1"/>
              </w:rPr>
              <w:t>联系客服</w:t>
            </w:r>
            <w:r w:rsidR="003A4137">
              <w:rPr>
                <w:rFonts w:ascii="微软雅黑" w:eastAsia="微软雅黑" w:hAnsi="微软雅黑" w:hint="eastAsia"/>
                <w:noProof/>
                <w:color w:val="000000" w:themeColor="text1"/>
              </w:rPr>
              <w:t>：</w:t>
            </w:r>
            <w:r w:rsidR="00084542">
              <w:rPr>
                <w:rFonts w:ascii="微软雅黑" w:eastAsia="微软雅黑" w:hAnsi="微软雅黑" w:hint="eastAsia"/>
                <w:noProof/>
                <w:color w:val="000000" w:themeColor="text1"/>
              </w:rPr>
              <w:t>一直出现在页面右侧</w:t>
            </w:r>
            <w:r w:rsidR="003A4137" w:rsidRPr="002F6045">
              <w:rPr>
                <w:rFonts w:ascii="微软雅黑" w:eastAsia="微软雅黑" w:hAnsi="微软雅黑" w:hint="eastAsia"/>
                <w:noProof/>
                <w:color w:val="000000" w:themeColor="text1"/>
              </w:rPr>
              <w:t>，</w:t>
            </w:r>
            <w:r w:rsidR="003A4137">
              <w:rPr>
                <w:rFonts w:ascii="微软雅黑" w:eastAsia="微软雅黑" w:hAnsi="微软雅黑" w:hint="eastAsia"/>
                <w:noProof/>
                <w:color w:val="000000" w:themeColor="text1"/>
              </w:rPr>
              <w:t>鼠标移入出现说明浮层，</w:t>
            </w:r>
            <w:r w:rsidR="00630E26">
              <w:rPr>
                <w:rFonts w:ascii="微软雅黑" w:eastAsia="微软雅黑" w:hAnsi="微软雅黑" w:hint="eastAsia"/>
                <w:noProof/>
                <w:color w:val="000000" w:themeColor="text1"/>
              </w:rPr>
              <w:t>鼠标移出联系客服icon和说明浮层，隐藏说明浮层。</w:t>
            </w:r>
          </w:p>
          <w:p w:rsidR="003C1327" w:rsidRPr="002F6045" w:rsidRDefault="00033136" w:rsidP="00FF1F8F">
            <w:pPr>
              <w:pStyle w:val="af1"/>
              <w:numPr>
                <w:ilvl w:val="0"/>
                <w:numId w:val="16"/>
              </w:numPr>
              <w:rPr>
                <w:rFonts w:ascii="微软雅黑" w:eastAsia="微软雅黑" w:hAnsi="微软雅黑"/>
                <w:noProof/>
                <w:color w:val="000000" w:themeColor="text1"/>
              </w:rPr>
            </w:pPr>
            <w:r w:rsidRPr="002F6045">
              <w:rPr>
                <w:rFonts w:ascii="微软雅黑" w:eastAsia="微软雅黑" w:hAnsi="微软雅黑" w:hint="eastAsia"/>
                <w:noProof/>
                <w:color w:val="000000" w:themeColor="text1"/>
              </w:rPr>
              <w:t>“提点建议“：</w:t>
            </w:r>
            <w:r w:rsidR="00084542">
              <w:rPr>
                <w:rFonts w:ascii="微软雅黑" w:eastAsia="微软雅黑" w:hAnsi="微软雅黑" w:hint="eastAsia"/>
                <w:noProof/>
                <w:color w:val="000000" w:themeColor="text1"/>
              </w:rPr>
              <w:t>一直出现在页面右侧</w:t>
            </w:r>
            <w:r w:rsidR="00524D41" w:rsidRPr="002F6045">
              <w:rPr>
                <w:rFonts w:ascii="微软雅黑" w:eastAsia="微软雅黑" w:hAnsi="微软雅黑" w:hint="eastAsia"/>
                <w:noProof/>
                <w:color w:val="000000" w:themeColor="text1"/>
              </w:rPr>
              <w:t>，点击后出现</w:t>
            </w:r>
            <w:r w:rsidR="00C46897" w:rsidRPr="002F6045">
              <w:rPr>
                <w:rFonts w:ascii="微软雅黑" w:eastAsia="微软雅黑" w:hAnsi="微软雅黑" w:hint="eastAsia"/>
                <w:noProof/>
                <w:color w:val="000000" w:themeColor="text1"/>
              </w:rPr>
              <w:t>“</w:t>
            </w:r>
            <w:r w:rsidR="00524D41" w:rsidRPr="002F6045">
              <w:rPr>
                <w:rFonts w:ascii="微软雅黑" w:eastAsia="微软雅黑" w:hAnsi="微软雅黑" w:hint="eastAsia"/>
                <w:noProof/>
                <w:color w:val="000000" w:themeColor="text1"/>
              </w:rPr>
              <w:t>提点建议</w:t>
            </w:r>
            <w:r w:rsidR="00C46897" w:rsidRPr="002F6045">
              <w:rPr>
                <w:rFonts w:ascii="微软雅黑" w:eastAsia="微软雅黑" w:hAnsi="微软雅黑" w:hint="eastAsia"/>
                <w:noProof/>
                <w:color w:val="000000" w:themeColor="text1"/>
              </w:rPr>
              <w:t>”</w:t>
            </w:r>
            <w:r w:rsidR="00524D41" w:rsidRPr="002F6045">
              <w:rPr>
                <w:rFonts w:ascii="微软雅黑" w:eastAsia="微软雅黑" w:hAnsi="微软雅黑" w:hint="eastAsia"/>
                <w:noProof/>
                <w:color w:val="000000" w:themeColor="text1"/>
              </w:rPr>
              <w:t>弹框</w:t>
            </w:r>
            <w:r w:rsidR="007A0D5D" w:rsidRPr="002F6045">
              <w:rPr>
                <w:rFonts w:ascii="微软雅黑" w:eastAsia="微软雅黑" w:hAnsi="微软雅黑" w:hint="eastAsia"/>
                <w:noProof/>
                <w:color w:val="000000" w:themeColor="text1"/>
              </w:rPr>
              <w:t>，背景蒙层</w:t>
            </w:r>
            <w:r w:rsidR="00524D41" w:rsidRPr="002F6045">
              <w:rPr>
                <w:rFonts w:ascii="微软雅黑" w:eastAsia="微软雅黑" w:hAnsi="微软雅黑" w:hint="eastAsia"/>
                <w:noProof/>
                <w:color w:val="000000" w:themeColor="text1"/>
              </w:rPr>
              <w:t>。</w:t>
            </w:r>
            <w:r w:rsidR="00467212" w:rsidRPr="002F6045">
              <w:rPr>
                <w:rFonts w:ascii="微软雅黑" w:eastAsia="微软雅黑" w:hAnsi="微软雅黑" w:hint="eastAsia"/>
                <w:noProof/>
                <w:color w:val="000000" w:themeColor="text1"/>
              </w:rPr>
              <w:t>文本框内字数限制为300内，超过300不可输入。联系方式最多</w:t>
            </w:r>
            <w:r w:rsidR="00D16604" w:rsidRPr="002F6045">
              <w:rPr>
                <w:rFonts w:ascii="微软雅黑" w:eastAsia="微软雅黑" w:hAnsi="微软雅黑" w:hint="eastAsia"/>
                <w:noProof/>
                <w:color w:val="000000" w:themeColor="text1"/>
              </w:rPr>
              <w:t>5</w:t>
            </w:r>
            <w:r w:rsidR="00467212" w:rsidRPr="002F6045">
              <w:rPr>
                <w:rFonts w:ascii="微软雅黑" w:eastAsia="微软雅黑" w:hAnsi="微软雅黑" w:hint="eastAsia"/>
                <w:noProof/>
                <w:color w:val="000000" w:themeColor="text1"/>
              </w:rPr>
              <w:t>0个字符，除代码外其他不</w:t>
            </w:r>
            <w:r w:rsidR="00122AD2" w:rsidRPr="002F6045">
              <w:rPr>
                <w:rFonts w:ascii="微软雅黑" w:eastAsia="微软雅黑" w:hAnsi="微软雅黑" w:hint="eastAsia"/>
                <w:noProof/>
                <w:color w:val="000000" w:themeColor="text1"/>
              </w:rPr>
              <w:t>做</w:t>
            </w:r>
            <w:r w:rsidR="00467212" w:rsidRPr="002F6045">
              <w:rPr>
                <w:rFonts w:ascii="微软雅黑" w:eastAsia="微软雅黑" w:hAnsi="微软雅黑" w:hint="eastAsia"/>
                <w:noProof/>
                <w:color w:val="000000" w:themeColor="text1"/>
              </w:rPr>
              <w:t>限制。</w:t>
            </w:r>
            <w:r w:rsidR="00CB7526" w:rsidRPr="002F6045">
              <w:rPr>
                <w:rFonts w:ascii="微软雅黑" w:eastAsia="微软雅黑" w:hAnsi="微软雅黑" w:hint="eastAsia"/>
                <w:noProof/>
                <w:color w:val="000000" w:themeColor="text1"/>
              </w:rPr>
              <w:t>提交后提示“提交成功”</w:t>
            </w:r>
            <w:r w:rsidR="005F3E7C" w:rsidRPr="002F6045">
              <w:rPr>
                <w:rFonts w:ascii="微软雅黑" w:eastAsia="微软雅黑" w:hAnsi="微软雅黑" w:hint="eastAsia"/>
                <w:noProof/>
                <w:color w:val="000000" w:themeColor="text1"/>
              </w:rPr>
              <w:t>3秒中后</w:t>
            </w:r>
            <w:r w:rsidR="005B3FF9" w:rsidRPr="002F6045">
              <w:rPr>
                <w:rFonts w:ascii="微软雅黑" w:eastAsia="微软雅黑" w:hAnsi="微软雅黑" w:hint="eastAsia"/>
                <w:noProof/>
                <w:color w:val="000000" w:themeColor="text1"/>
              </w:rPr>
              <w:t>弹框</w:t>
            </w:r>
            <w:r w:rsidR="005F3E7C" w:rsidRPr="002F6045">
              <w:rPr>
                <w:rFonts w:ascii="微软雅黑" w:eastAsia="微软雅黑" w:hAnsi="微软雅黑" w:hint="eastAsia"/>
                <w:noProof/>
                <w:color w:val="000000" w:themeColor="text1"/>
              </w:rPr>
              <w:t>自动</w:t>
            </w:r>
            <w:r w:rsidR="00403DDE" w:rsidRPr="002F6045">
              <w:rPr>
                <w:rFonts w:ascii="微软雅黑" w:eastAsia="微软雅黑" w:hAnsi="微软雅黑" w:hint="eastAsia"/>
                <w:noProof/>
                <w:color w:val="000000" w:themeColor="text1"/>
              </w:rPr>
              <w:t>消隐</w:t>
            </w:r>
            <w:r w:rsidR="00CB7526" w:rsidRPr="002F6045">
              <w:rPr>
                <w:rFonts w:ascii="微软雅黑" w:eastAsia="微软雅黑" w:hAnsi="微软雅黑" w:hint="eastAsia"/>
                <w:noProof/>
                <w:color w:val="000000" w:themeColor="text1"/>
              </w:rPr>
              <w:t>。</w:t>
            </w:r>
            <w:r w:rsidR="00B23BFA" w:rsidRPr="002F6045">
              <w:rPr>
                <w:rFonts w:ascii="微软雅黑" w:eastAsia="微软雅黑" w:hAnsi="微软雅黑" w:hint="eastAsia"/>
                <w:noProof/>
                <w:color w:val="000000" w:themeColor="text1"/>
              </w:rPr>
              <w:t>（后台部分请见5. 运营平台部分</w:t>
            </w:r>
            <w:r w:rsidR="00B23BFA" w:rsidRPr="002F6045">
              <w:rPr>
                <w:rFonts w:ascii="微软雅黑" w:eastAsia="微软雅黑" w:hAnsi="微软雅黑"/>
                <w:noProof/>
                <w:color w:val="000000" w:themeColor="text1"/>
              </w:rPr>
              <w:t>—</w:t>
            </w:r>
            <w:r w:rsidR="00B23BFA" w:rsidRPr="002F6045">
              <w:rPr>
                <w:rFonts w:ascii="微软雅黑" w:eastAsia="微软雅黑" w:hAnsi="微软雅黑" w:hint="eastAsia"/>
                <w:noProof/>
                <w:color w:val="000000" w:themeColor="text1"/>
              </w:rPr>
              <w:t>内容管理新增板块）</w:t>
            </w:r>
          </w:p>
          <w:p w:rsidR="008C5AC2" w:rsidRPr="00B23BFA" w:rsidRDefault="00033136" w:rsidP="00FF1F8F">
            <w:pPr>
              <w:pStyle w:val="af1"/>
              <w:numPr>
                <w:ilvl w:val="0"/>
                <w:numId w:val="16"/>
              </w:numPr>
              <w:rPr>
                <w:rFonts w:ascii="微软雅黑" w:eastAsia="微软雅黑" w:hAnsi="微软雅黑"/>
                <w:noProof/>
                <w:color w:val="000000" w:themeColor="text1"/>
                <w:sz w:val="21"/>
                <w:szCs w:val="21"/>
              </w:rPr>
            </w:pPr>
            <w:r w:rsidRPr="002F6045">
              <w:rPr>
                <w:rFonts w:ascii="微软雅黑" w:eastAsia="微软雅黑" w:hAnsi="微软雅黑" w:hint="eastAsia"/>
                <w:noProof/>
                <w:color w:val="000000" w:themeColor="text1"/>
              </w:rPr>
              <w:t>“TOP</w:t>
            </w:r>
            <w:r w:rsidRPr="002F6045">
              <w:rPr>
                <w:rFonts w:ascii="微软雅黑" w:eastAsia="微软雅黑" w:hAnsi="微软雅黑"/>
                <w:noProof/>
                <w:color w:val="000000" w:themeColor="text1"/>
              </w:rPr>
              <w:t>”</w:t>
            </w:r>
            <w:r w:rsidRPr="002F6045">
              <w:rPr>
                <w:rFonts w:ascii="微软雅黑" w:eastAsia="微软雅黑" w:hAnsi="微软雅黑" w:hint="eastAsia"/>
                <w:noProof/>
                <w:color w:val="000000" w:themeColor="text1"/>
              </w:rPr>
              <w:t>返回顶部功能，二屏以下出现</w:t>
            </w:r>
            <w:r w:rsidR="006069F8" w:rsidRPr="002F6045">
              <w:rPr>
                <w:rFonts w:ascii="微软雅黑" w:eastAsia="微软雅黑" w:hAnsi="微软雅黑" w:hint="eastAsia"/>
                <w:noProof/>
                <w:color w:val="000000" w:themeColor="text1"/>
              </w:rPr>
              <w:t>，点击后锚点到首屏</w:t>
            </w:r>
            <w:r w:rsidRPr="002F6045">
              <w:rPr>
                <w:rFonts w:ascii="微软雅黑" w:eastAsia="微软雅黑" w:hAnsi="微软雅黑" w:hint="eastAsia"/>
                <w:noProof/>
                <w:color w:val="000000" w:themeColor="text1"/>
              </w:rPr>
              <w:t>。</w:t>
            </w:r>
          </w:p>
          <w:p w:rsidR="005605D4" w:rsidRPr="006E672B" w:rsidRDefault="008B3BCA" w:rsidP="003A4137">
            <w:pPr>
              <w:rPr>
                <w:rFonts w:ascii="微软雅黑" w:eastAsia="微软雅黑" w:hAnsi="微软雅黑"/>
                <w:color w:val="000000" w:themeColor="text1"/>
                <w:sz w:val="21"/>
                <w:szCs w:val="21"/>
              </w:rPr>
            </w:pPr>
            <w:r>
              <w:rPr>
                <w:rFonts w:ascii="微软雅黑" w:eastAsia="微软雅黑" w:hAnsi="微软雅黑"/>
                <w:noProof/>
                <w:color w:val="000000" w:themeColor="text1"/>
                <w:sz w:val="21"/>
                <w:szCs w:val="21"/>
              </w:rPr>
              <w:drawing>
                <wp:inline distT="0" distB="0" distL="0" distR="0" wp14:anchorId="047FEC5E" wp14:editId="3A9B77EA">
                  <wp:extent cx="397520" cy="1074820"/>
                  <wp:effectExtent l="19050" t="0" r="2530" b="0"/>
                  <wp:docPr id="2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srcRect l="14348" r="6452"/>
                          <a:stretch>
                            <a:fillRect/>
                          </a:stretch>
                        </pic:blipFill>
                        <pic:spPr bwMode="auto">
                          <a:xfrm>
                            <a:off x="0" y="0"/>
                            <a:ext cx="399821" cy="1081041"/>
                          </a:xfrm>
                          <a:prstGeom prst="rect">
                            <a:avLst/>
                          </a:prstGeom>
                          <a:noFill/>
                          <a:ln w="9525">
                            <a:noFill/>
                            <a:miter lim="800000"/>
                            <a:headEnd/>
                            <a:tailEnd/>
                          </a:ln>
                        </pic:spPr>
                      </pic:pic>
                    </a:graphicData>
                  </a:graphic>
                </wp:inline>
              </w:drawing>
            </w:r>
            <w:r w:rsidR="003A4137">
              <w:rPr>
                <w:rFonts w:ascii="微软雅黑" w:eastAsia="微软雅黑" w:hAnsi="微软雅黑"/>
                <w:noProof/>
                <w:color w:val="000000" w:themeColor="text1"/>
                <w:sz w:val="21"/>
                <w:szCs w:val="21"/>
              </w:rPr>
              <w:drawing>
                <wp:inline distT="0" distB="0" distL="0" distR="0" wp14:anchorId="79541476" wp14:editId="29A1E582">
                  <wp:extent cx="1834211" cy="1102939"/>
                  <wp:effectExtent l="19050" t="0" r="0" b="0"/>
                  <wp:docPr id="2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srcRect/>
                          <a:stretch>
                            <a:fillRect/>
                          </a:stretch>
                        </pic:blipFill>
                        <pic:spPr bwMode="auto">
                          <a:xfrm>
                            <a:off x="0" y="0"/>
                            <a:ext cx="1831268" cy="1101169"/>
                          </a:xfrm>
                          <a:prstGeom prst="rect">
                            <a:avLst/>
                          </a:prstGeom>
                          <a:noFill/>
                          <a:ln w="9525">
                            <a:noFill/>
                            <a:miter lim="800000"/>
                            <a:headEnd/>
                            <a:tailEnd/>
                          </a:ln>
                        </pic:spPr>
                      </pic:pic>
                    </a:graphicData>
                  </a:graphic>
                </wp:inline>
              </w:drawing>
            </w:r>
            <w:r w:rsidR="00042DA4">
              <w:rPr>
                <w:rFonts w:ascii="微软雅黑" w:eastAsia="微软雅黑" w:hAnsi="微软雅黑"/>
                <w:noProof/>
                <w:color w:val="000000" w:themeColor="text1"/>
                <w:sz w:val="21"/>
                <w:szCs w:val="21"/>
              </w:rPr>
              <w:drawing>
                <wp:inline distT="0" distB="0" distL="0" distR="0" wp14:anchorId="42EE829E" wp14:editId="5315D1CC">
                  <wp:extent cx="2724317" cy="2435962"/>
                  <wp:effectExtent l="19050" t="0" r="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2724252" cy="2435904"/>
                          </a:xfrm>
                          <a:prstGeom prst="rect">
                            <a:avLst/>
                          </a:prstGeom>
                          <a:noFill/>
                          <a:ln w="9525">
                            <a:noFill/>
                            <a:miter lim="800000"/>
                            <a:headEnd/>
                            <a:tailEnd/>
                          </a:ln>
                        </pic:spPr>
                      </pic:pic>
                    </a:graphicData>
                  </a:graphic>
                </wp:inline>
              </w:drawing>
            </w:r>
            <w:r w:rsidR="00EE62D4">
              <w:rPr>
                <w:rFonts w:ascii="微软雅黑" w:eastAsia="微软雅黑" w:hAnsi="微软雅黑"/>
                <w:noProof/>
                <w:color w:val="000000" w:themeColor="text1"/>
                <w:sz w:val="21"/>
                <w:szCs w:val="21"/>
              </w:rPr>
              <w:drawing>
                <wp:inline distT="0" distB="0" distL="0" distR="0" wp14:anchorId="071E5641" wp14:editId="31DFB89B">
                  <wp:extent cx="1609344" cy="734128"/>
                  <wp:effectExtent l="1905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7"/>
                          <a:srcRect b="15686"/>
                          <a:stretch>
                            <a:fillRect/>
                          </a:stretch>
                        </pic:blipFill>
                        <pic:spPr bwMode="auto">
                          <a:xfrm>
                            <a:off x="0" y="0"/>
                            <a:ext cx="1610346" cy="734585"/>
                          </a:xfrm>
                          <a:prstGeom prst="rect">
                            <a:avLst/>
                          </a:prstGeom>
                          <a:noFill/>
                          <a:ln w="9525">
                            <a:noFill/>
                            <a:miter lim="800000"/>
                            <a:headEnd/>
                            <a:tailEnd/>
                          </a:ln>
                        </pic:spPr>
                      </pic:pic>
                    </a:graphicData>
                  </a:graphic>
                </wp:inline>
              </w:drawing>
            </w:r>
          </w:p>
        </w:tc>
      </w:tr>
    </w:tbl>
    <w:p w:rsidR="009327C3" w:rsidRPr="006E672B" w:rsidRDefault="009327C3" w:rsidP="009327C3">
      <w:pPr>
        <w:rPr>
          <w:color w:val="000000" w:themeColor="text1"/>
        </w:rPr>
      </w:pPr>
    </w:p>
    <w:p w:rsidR="001F6D84" w:rsidRDefault="008028E2" w:rsidP="00FF1F8F">
      <w:pPr>
        <w:pStyle w:val="2"/>
        <w:numPr>
          <w:ilvl w:val="1"/>
          <w:numId w:val="1"/>
        </w:numPr>
        <w:ind w:firstLineChars="0"/>
        <w:rPr>
          <w:color w:val="000000" w:themeColor="text1"/>
        </w:rPr>
      </w:pPr>
      <w:bookmarkStart w:id="21" w:name="_商家平台--运营概况页面功能说明"/>
      <w:bookmarkStart w:id="22" w:name="_Toc408154424"/>
      <w:bookmarkEnd w:id="21"/>
      <w:r>
        <w:rPr>
          <w:rFonts w:hint="eastAsia"/>
          <w:color w:val="000000" w:themeColor="text1"/>
        </w:rPr>
        <w:t>商家平台</w:t>
      </w:r>
      <w:r>
        <w:rPr>
          <w:rFonts w:hint="eastAsia"/>
          <w:color w:val="000000" w:themeColor="text1"/>
        </w:rPr>
        <w:t>--</w:t>
      </w:r>
      <w:r w:rsidR="00815DA5" w:rsidRPr="006E672B">
        <w:rPr>
          <w:rFonts w:hint="eastAsia"/>
          <w:color w:val="000000" w:themeColor="text1"/>
        </w:rPr>
        <w:t>运营概况页面功能说明</w:t>
      </w:r>
      <w:bookmarkEnd w:id="22"/>
    </w:p>
    <w:p w:rsidR="00A71A35" w:rsidRPr="006E672B" w:rsidRDefault="00A71A35" w:rsidP="00FF1F8F">
      <w:pPr>
        <w:pStyle w:val="2"/>
        <w:numPr>
          <w:ilvl w:val="2"/>
          <w:numId w:val="1"/>
        </w:numPr>
        <w:ind w:firstLineChars="0"/>
        <w:rPr>
          <w:color w:val="000000" w:themeColor="text1"/>
        </w:rPr>
      </w:pPr>
      <w:bookmarkStart w:id="23" w:name="_经营概况-页面截图"/>
      <w:bookmarkStart w:id="24" w:name="_Toc408154425"/>
      <w:bookmarkEnd w:id="23"/>
      <w:r w:rsidRPr="006E672B">
        <w:rPr>
          <w:rFonts w:hint="eastAsia"/>
          <w:color w:val="000000" w:themeColor="text1"/>
        </w:rPr>
        <w:t>经营概况</w:t>
      </w:r>
      <w:r w:rsidRPr="006E672B">
        <w:rPr>
          <w:rFonts w:hint="eastAsia"/>
          <w:color w:val="000000" w:themeColor="text1"/>
        </w:rPr>
        <w:t>-</w:t>
      </w:r>
      <w:r w:rsidRPr="006E672B">
        <w:rPr>
          <w:rFonts w:hint="eastAsia"/>
          <w:color w:val="000000" w:themeColor="text1"/>
        </w:rPr>
        <w:t>页面截图</w:t>
      </w:r>
      <w:bookmarkEnd w:id="24"/>
    </w:p>
    <w:p w:rsidR="00A71A35" w:rsidRPr="00A71A35" w:rsidRDefault="00A71A35" w:rsidP="00A71A35"/>
    <w:p w:rsidR="00A71A35" w:rsidRPr="00A71A35" w:rsidRDefault="00047E0C" w:rsidP="00A71A35">
      <w:r>
        <w:rPr>
          <w:noProof/>
        </w:rPr>
        <w:drawing>
          <wp:inline distT="0" distB="0" distL="0" distR="0" wp14:anchorId="6EB9E69A" wp14:editId="6CD0890B">
            <wp:extent cx="5370830" cy="7065112"/>
            <wp:effectExtent l="19050" t="0" r="1270" b="0"/>
            <wp:docPr id="36" name="图片 16" descr="C:\Users\wangyuxia\Desktop\数据助手v2截图\经营报告-经营概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wangyuxia\Desktop\数据助手v2截图\经营报告-经营概况.png"/>
                    <pic:cNvPicPr>
                      <a:picLocks noChangeAspect="1" noChangeArrowheads="1"/>
                    </pic:cNvPicPr>
                  </pic:nvPicPr>
                  <pic:blipFill>
                    <a:blip r:embed="rId18"/>
                    <a:srcRect/>
                    <a:stretch>
                      <a:fillRect/>
                    </a:stretch>
                  </pic:blipFill>
                  <pic:spPr bwMode="auto">
                    <a:xfrm>
                      <a:off x="0" y="0"/>
                      <a:ext cx="5370830" cy="7065112"/>
                    </a:xfrm>
                    <a:prstGeom prst="rect">
                      <a:avLst/>
                    </a:prstGeom>
                    <a:noFill/>
                    <a:ln w="9525">
                      <a:noFill/>
                      <a:miter lim="800000"/>
                      <a:headEnd/>
                      <a:tailEnd/>
                    </a:ln>
                  </pic:spPr>
                </pic:pic>
              </a:graphicData>
            </a:graphic>
          </wp:inline>
        </w:drawing>
      </w:r>
    </w:p>
    <w:p w:rsidR="00C75E9F" w:rsidRPr="006E672B" w:rsidRDefault="00815DA5" w:rsidP="00FF1F8F">
      <w:pPr>
        <w:pStyle w:val="2"/>
        <w:numPr>
          <w:ilvl w:val="2"/>
          <w:numId w:val="1"/>
        </w:numPr>
        <w:ind w:firstLineChars="0"/>
        <w:rPr>
          <w:color w:val="000000" w:themeColor="text1"/>
        </w:rPr>
      </w:pPr>
      <w:bookmarkStart w:id="25" w:name="_Toc408154426"/>
      <w:r w:rsidRPr="006E672B">
        <w:rPr>
          <w:rFonts w:hint="eastAsia"/>
          <w:color w:val="000000" w:themeColor="text1"/>
        </w:rPr>
        <w:t>更改查看</w:t>
      </w:r>
      <w:r w:rsidR="003A3775" w:rsidRPr="006E672B">
        <w:rPr>
          <w:rFonts w:hint="eastAsia"/>
          <w:color w:val="000000" w:themeColor="text1"/>
        </w:rPr>
        <w:t>的时间</w:t>
      </w:r>
      <w:r w:rsidR="00136930" w:rsidRPr="006E672B">
        <w:rPr>
          <w:rFonts w:hint="eastAsia"/>
          <w:color w:val="000000" w:themeColor="text1"/>
        </w:rPr>
        <w:t>（时间段）</w:t>
      </w:r>
      <w:bookmarkEnd w:id="25"/>
    </w:p>
    <w:tbl>
      <w:tblPr>
        <w:tblW w:w="8751" w:type="dxa"/>
        <w:tblInd w:w="2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954"/>
        <w:gridCol w:w="7797"/>
      </w:tblGrid>
      <w:tr w:rsidR="00393DB4" w:rsidRPr="006E672B" w:rsidTr="003F4946">
        <w:tc>
          <w:tcPr>
            <w:tcW w:w="954" w:type="dxa"/>
          </w:tcPr>
          <w:p w:rsidR="00393DB4" w:rsidRPr="006E672B" w:rsidRDefault="00AD4A9E" w:rsidP="00D95468">
            <w:pPr>
              <w:rPr>
                <w:rFonts w:ascii="微软雅黑" w:eastAsia="微软雅黑" w:hAnsi="微软雅黑" w:cs="Arial"/>
                <w:b/>
                <w:bCs/>
                <w:color w:val="000000" w:themeColor="text1"/>
                <w:lang w:eastAsia="zh-TW"/>
              </w:rPr>
            </w:pPr>
            <w:r w:rsidRPr="006E672B">
              <w:rPr>
                <w:rFonts w:ascii="微软雅黑" w:eastAsia="微软雅黑" w:hAnsi="微软雅黑" w:cs="Arial" w:hint="eastAsia"/>
                <w:b/>
                <w:bCs/>
                <w:color w:val="000000" w:themeColor="text1"/>
              </w:rPr>
              <w:t>功能说明</w:t>
            </w:r>
          </w:p>
        </w:tc>
        <w:tc>
          <w:tcPr>
            <w:tcW w:w="7797" w:type="dxa"/>
          </w:tcPr>
          <w:p w:rsidR="00393DB4" w:rsidRPr="006E672B" w:rsidRDefault="001B79A7" w:rsidP="00D95468">
            <w:pPr>
              <w:rPr>
                <w:rFonts w:ascii="微软雅黑" w:eastAsia="微软雅黑" w:hAnsi="微软雅黑" w:cs="Arial"/>
                <w:bCs/>
                <w:color w:val="000000" w:themeColor="text1"/>
              </w:rPr>
            </w:pPr>
            <w:r w:rsidRPr="006E672B">
              <w:rPr>
                <w:rFonts w:ascii="微软雅黑" w:eastAsia="微软雅黑" w:hAnsi="微软雅黑" w:cs="Arial" w:hint="eastAsia"/>
                <w:bCs/>
                <w:color w:val="000000" w:themeColor="text1"/>
              </w:rPr>
              <w:t>决定整个页面</w:t>
            </w:r>
            <w:r w:rsidR="00DE1669" w:rsidRPr="006E672B">
              <w:rPr>
                <w:rFonts w:ascii="微软雅黑" w:eastAsia="微软雅黑" w:hAnsi="微软雅黑" w:cs="Arial" w:hint="eastAsia"/>
                <w:bCs/>
                <w:color w:val="000000" w:themeColor="text1"/>
              </w:rPr>
              <w:t>数据的读取时间范围</w:t>
            </w:r>
            <w:r w:rsidR="00453FBF" w:rsidRPr="006E672B">
              <w:rPr>
                <w:rFonts w:ascii="微软雅黑" w:eastAsia="微软雅黑" w:hAnsi="微软雅黑" w:cs="Arial" w:hint="eastAsia"/>
                <w:bCs/>
                <w:color w:val="000000" w:themeColor="text1"/>
              </w:rPr>
              <w:t>。</w:t>
            </w:r>
            <w:r w:rsidR="00B82BD7" w:rsidRPr="006E672B">
              <w:rPr>
                <w:rFonts w:ascii="微软雅黑" w:eastAsia="微软雅黑" w:hAnsi="微软雅黑" w:cs="Arial" w:hint="eastAsia"/>
                <w:bCs/>
                <w:color w:val="000000" w:themeColor="text1"/>
              </w:rPr>
              <w:t>有快捷查看方式和按日期查看两种。</w:t>
            </w:r>
          </w:p>
        </w:tc>
      </w:tr>
      <w:tr w:rsidR="00393DB4" w:rsidRPr="006E672B" w:rsidTr="003F4946">
        <w:trPr>
          <w:trHeight w:val="287"/>
        </w:trPr>
        <w:tc>
          <w:tcPr>
            <w:tcW w:w="954" w:type="dxa"/>
          </w:tcPr>
          <w:p w:rsidR="00393DB4" w:rsidRPr="006E672B" w:rsidRDefault="00AD4A9E" w:rsidP="00D95468">
            <w:pPr>
              <w:rPr>
                <w:rFonts w:ascii="微软雅黑" w:eastAsia="微软雅黑" w:hAnsi="微软雅黑" w:cs="Arial"/>
                <w:b/>
                <w:bCs/>
                <w:color w:val="000000" w:themeColor="text1"/>
              </w:rPr>
            </w:pPr>
            <w:r w:rsidRPr="006E672B">
              <w:rPr>
                <w:rFonts w:ascii="微软雅黑" w:eastAsia="微软雅黑" w:hAnsi="微软雅黑" w:cs="Arial" w:hint="eastAsia"/>
                <w:b/>
                <w:bCs/>
                <w:color w:val="000000" w:themeColor="text1"/>
              </w:rPr>
              <w:t>详细描述</w:t>
            </w:r>
          </w:p>
        </w:tc>
        <w:tc>
          <w:tcPr>
            <w:tcW w:w="7797" w:type="dxa"/>
          </w:tcPr>
          <w:p w:rsidR="00434DCB" w:rsidRPr="006E672B" w:rsidRDefault="00432DBB" w:rsidP="00FF1F8F">
            <w:pPr>
              <w:pStyle w:val="af1"/>
              <w:numPr>
                <w:ilvl w:val="0"/>
                <w:numId w:val="15"/>
              </w:numPr>
              <w:rPr>
                <w:rFonts w:ascii="微软雅黑" w:eastAsia="微软雅黑" w:hAnsi="微软雅黑"/>
                <w:noProof/>
                <w:color w:val="000000" w:themeColor="text1"/>
              </w:rPr>
            </w:pPr>
            <w:r w:rsidRPr="006E672B">
              <w:rPr>
                <w:rFonts w:ascii="微软雅黑" w:eastAsia="微软雅黑" w:hAnsi="微软雅黑" w:hint="eastAsia"/>
                <w:noProof/>
                <w:color w:val="000000" w:themeColor="text1"/>
              </w:rPr>
              <w:t>默认</w:t>
            </w:r>
            <w:r w:rsidR="006616C4" w:rsidRPr="006E672B">
              <w:rPr>
                <w:rFonts w:ascii="微软雅黑" w:eastAsia="微软雅黑" w:hAnsi="微软雅黑" w:hint="eastAsia"/>
                <w:noProof/>
                <w:color w:val="000000" w:themeColor="text1"/>
              </w:rPr>
              <w:t>选中</w:t>
            </w:r>
            <w:r w:rsidRPr="006E672B">
              <w:rPr>
                <w:rFonts w:ascii="微软雅黑" w:eastAsia="微软雅黑" w:hAnsi="微软雅黑" w:hint="eastAsia"/>
                <w:noProof/>
                <w:color w:val="000000" w:themeColor="text1"/>
              </w:rPr>
              <w:t>“昨天”，可点击切换“本周”“本月”“过去7天”“上一个月”“指定查看日期”</w:t>
            </w:r>
            <w:r w:rsidR="006616C4" w:rsidRPr="006E672B">
              <w:rPr>
                <w:rFonts w:ascii="微软雅黑" w:eastAsia="微软雅黑" w:hAnsi="微软雅黑" w:hint="eastAsia"/>
                <w:noProof/>
                <w:color w:val="000000" w:themeColor="text1"/>
              </w:rPr>
              <w:t>这几个</w:t>
            </w:r>
            <w:r w:rsidR="00B82BD7" w:rsidRPr="006E672B">
              <w:rPr>
                <w:rFonts w:ascii="微软雅黑" w:eastAsia="微软雅黑" w:hAnsi="微软雅黑" w:hint="eastAsia"/>
                <w:noProof/>
                <w:color w:val="000000" w:themeColor="text1"/>
              </w:rPr>
              <w:t>快捷</w:t>
            </w:r>
            <w:r w:rsidR="006616C4" w:rsidRPr="006E672B">
              <w:rPr>
                <w:rFonts w:ascii="微软雅黑" w:eastAsia="微软雅黑" w:hAnsi="微软雅黑" w:hint="eastAsia"/>
                <w:noProof/>
                <w:color w:val="000000" w:themeColor="text1"/>
              </w:rPr>
              <w:t>查看方式。</w:t>
            </w:r>
            <w:r w:rsidR="0033699C" w:rsidRPr="006E672B">
              <w:rPr>
                <w:rFonts w:ascii="微软雅黑" w:eastAsia="微软雅黑" w:hAnsi="微软雅黑" w:hint="eastAsia"/>
                <w:noProof/>
                <w:color w:val="000000" w:themeColor="text1"/>
              </w:rPr>
              <w:t>切换后结果显示在蓝字部分。</w:t>
            </w:r>
            <w:r w:rsidR="00434DCB" w:rsidRPr="006E672B">
              <w:rPr>
                <w:rFonts w:ascii="微软雅黑" w:eastAsia="微软雅黑" w:hAnsi="微软雅黑" w:hint="eastAsia"/>
                <w:noProof/>
                <w:color w:val="000000" w:themeColor="text1"/>
              </w:rPr>
              <w:t>“本周”“本月”“上一个月”均为自然周、自然月。</w:t>
            </w:r>
          </w:p>
          <w:p w:rsidR="00393DB4" w:rsidRPr="006E672B" w:rsidRDefault="0033699C" w:rsidP="00434DCB">
            <w:pPr>
              <w:rPr>
                <w:rFonts w:ascii="微软雅黑" w:eastAsia="微软雅黑" w:hAnsi="微软雅黑"/>
                <w:noProof/>
                <w:color w:val="000000" w:themeColor="text1"/>
              </w:rPr>
            </w:pPr>
            <w:r>
              <w:rPr>
                <w:rFonts w:ascii="微软雅黑" w:eastAsia="微软雅黑" w:hAnsi="微软雅黑"/>
                <w:noProof/>
                <w:color w:val="000000" w:themeColor="text1"/>
              </w:rPr>
              <w:t>“</w:t>
            </w:r>
            <w:r w:rsidR="00F231AE" w:rsidRPr="006E672B">
              <w:rPr>
                <w:rFonts w:ascii="微软雅黑" w:eastAsia="微软雅黑" w:hAnsi="微软雅黑" w:hint="eastAsia"/>
                <w:noProof/>
                <w:color w:val="000000" w:themeColor="text1"/>
              </w:rPr>
              <w:t>昨天</w:t>
            </w:r>
            <w:r>
              <w:rPr>
                <w:rFonts w:ascii="微软雅黑" w:eastAsia="微软雅黑" w:hAnsi="微软雅黑"/>
                <w:noProof/>
                <w:color w:val="000000" w:themeColor="text1"/>
              </w:rPr>
              <w:t>”</w:t>
            </w:r>
            <w:r w:rsidR="00F231AE" w:rsidRPr="006E672B">
              <w:rPr>
                <w:rFonts w:ascii="微软雅黑" w:eastAsia="微软雅黑" w:hAnsi="微软雅黑" w:hint="eastAsia"/>
                <w:noProof/>
                <w:color w:val="000000" w:themeColor="text1"/>
              </w:rPr>
              <w:t>的显示效果如下：（</w:t>
            </w:r>
            <w:r w:rsidR="00341953" w:rsidRPr="006E672B">
              <w:rPr>
                <w:rFonts w:ascii="微软雅黑" w:eastAsia="微软雅黑" w:hAnsi="微软雅黑" w:hint="eastAsia"/>
                <w:noProof/>
                <w:color w:val="000000" w:themeColor="text1"/>
              </w:rPr>
              <w:t>时间格式：201</w:t>
            </w:r>
            <w:r w:rsidR="00B1637F" w:rsidRPr="006E672B">
              <w:rPr>
                <w:rFonts w:ascii="微软雅黑" w:eastAsia="微软雅黑" w:hAnsi="微软雅黑" w:hint="eastAsia"/>
                <w:noProof/>
                <w:color w:val="000000" w:themeColor="text1"/>
              </w:rPr>
              <w:t>4</w:t>
            </w:r>
            <w:r w:rsidR="00341953" w:rsidRPr="006E672B">
              <w:rPr>
                <w:rFonts w:ascii="微软雅黑" w:eastAsia="微软雅黑" w:hAnsi="微软雅黑" w:hint="eastAsia"/>
                <w:noProof/>
                <w:color w:val="000000" w:themeColor="text1"/>
              </w:rPr>
              <w:t>-</w:t>
            </w:r>
            <w:r w:rsidR="00B1637F" w:rsidRPr="006E672B">
              <w:rPr>
                <w:rFonts w:ascii="微软雅黑" w:eastAsia="微软雅黑" w:hAnsi="微软雅黑" w:hint="eastAsia"/>
                <w:noProof/>
                <w:color w:val="000000" w:themeColor="text1"/>
              </w:rPr>
              <w:t>11</w:t>
            </w:r>
            <w:r w:rsidR="00341953" w:rsidRPr="006E672B">
              <w:rPr>
                <w:rFonts w:ascii="微软雅黑" w:eastAsia="微软雅黑" w:hAnsi="微软雅黑" w:hint="eastAsia"/>
                <w:noProof/>
                <w:color w:val="000000" w:themeColor="text1"/>
              </w:rPr>
              <w:t>-</w:t>
            </w:r>
            <w:r w:rsidR="00B1637F" w:rsidRPr="006E672B">
              <w:rPr>
                <w:rFonts w:ascii="微软雅黑" w:eastAsia="微软雅黑" w:hAnsi="微软雅黑" w:hint="eastAsia"/>
                <w:noProof/>
                <w:color w:val="000000" w:themeColor="text1"/>
              </w:rPr>
              <w:t>1</w:t>
            </w:r>
            <w:r w:rsidR="00341953" w:rsidRPr="006E672B">
              <w:rPr>
                <w:rFonts w:ascii="微软雅黑" w:eastAsia="微软雅黑" w:hAnsi="微软雅黑" w:hint="eastAsia"/>
                <w:noProof/>
                <w:color w:val="000000" w:themeColor="text1"/>
              </w:rPr>
              <w:t>2）</w:t>
            </w:r>
          </w:p>
          <w:p w:rsidR="008209D6" w:rsidRPr="006E672B" w:rsidRDefault="00A8428A" w:rsidP="008209D6">
            <w:pPr>
              <w:rPr>
                <w:rFonts w:ascii="微软雅黑" w:eastAsia="微软雅黑" w:hAnsi="微软雅黑"/>
                <w:noProof/>
                <w:color w:val="000000" w:themeColor="text1"/>
              </w:rPr>
            </w:pPr>
            <w:r w:rsidRPr="006E672B">
              <w:rPr>
                <w:rFonts w:ascii="微软雅黑" w:eastAsia="微软雅黑" w:hAnsi="微软雅黑"/>
                <w:noProof/>
                <w:color w:val="000000" w:themeColor="text1"/>
              </w:rPr>
              <w:drawing>
                <wp:inline distT="0" distB="0" distL="0" distR="0" wp14:anchorId="172668CE" wp14:editId="378F596A">
                  <wp:extent cx="4554398" cy="302821"/>
                  <wp:effectExtent l="19050" t="19050" r="17602" b="21029"/>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r="7256"/>
                          <a:stretch>
                            <a:fillRect/>
                          </a:stretch>
                        </pic:blipFill>
                        <pic:spPr bwMode="auto">
                          <a:xfrm>
                            <a:off x="0" y="0"/>
                            <a:ext cx="4554398" cy="302821"/>
                          </a:xfrm>
                          <a:prstGeom prst="rect">
                            <a:avLst/>
                          </a:prstGeom>
                          <a:noFill/>
                          <a:ln w="9525">
                            <a:solidFill>
                              <a:schemeClr val="bg1">
                                <a:lumMod val="85000"/>
                              </a:schemeClr>
                            </a:solidFill>
                            <a:miter lim="800000"/>
                            <a:headEnd/>
                            <a:tailEnd/>
                          </a:ln>
                        </pic:spPr>
                      </pic:pic>
                    </a:graphicData>
                  </a:graphic>
                </wp:inline>
              </w:drawing>
            </w:r>
          </w:p>
          <w:p w:rsidR="00044DA9" w:rsidRPr="006E672B" w:rsidRDefault="008209D6" w:rsidP="00044DA9">
            <w:pPr>
              <w:rPr>
                <w:rFonts w:ascii="微软雅黑" w:eastAsia="微软雅黑" w:hAnsi="微软雅黑"/>
                <w:noProof/>
                <w:color w:val="000000" w:themeColor="text1"/>
              </w:rPr>
            </w:pPr>
            <w:r w:rsidRPr="006E672B">
              <w:rPr>
                <w:rFonts w:ascii="微软雅黑" w:eastAsia="微软雅黑" w:hAnsi="微软雅黑" w:hint="eastAsia"/>
                <w:noProof/>
                <w:color w:val="000000" w:themeColor="text1"/>
              </w:rPr>
              <w:t>点击“本周”</w:t>
            </w:r>
            <w:r w:rsidR="00044DA9" w:rsidRPr="006E672B">
              <w:rPr>
                <w:rFonts w:ascii="微软雅黑" w:eastAsia="微软雅黑" w:hAnsi="微软雅黑" w:hint="eastAsia"/>
                <w:noProof/>
                <w:color w:val="000000" w:themeColor="text1"/>
              </w:rPr>
              <w:t>显示效果</w:t>
            </w:r>
            <w:r w:rsidR="006460BA" w:rsidRPr="006E672B">
              <w:rPr>
                <w:rFonts w:ascii="微软雅黑" w:eastAsia="微软雅黑" w:hAnsi="微软雅黑" w:hint="eastAsia"/>
                <w:noProof/>
                <w:color w:val="000000" w:themeColor="text1"/>
              </w:rPr>
              <w:t>如下</w:t>
            </w:r>
            <w:r w:rsidR="00044DA9" w:rsidRPr="006E672B">
              <w:rPr>
                <w:rFonts w:ascii="微软雅黑" w:eastAsia="微软雅黑" w:hAnsi="微软雅黑" w:hint="eastAsia"/>
                <w:noProof/>
                <w:color w:val="000000" w:themeColor="text1"/>
              </w:rPr>
              <w:t>：</w:t>
            </w:r>
            <w:r w:rsidR="00CA75BA" w:rsidRPr="006E672B">
              <w:rPr>
                <w:rFonts w:ascii="微软雅黑" w:eastAsia="微软雅黑" w:hAnsi="微软雅黑" w:hint="eastAsia"/>
                <w:noProof/>
                <w:color w:val="000000" w:themeColor="text1"/>
              </w:rPr>
              <w:t>（</w:t>
            </w:r>
            <w:r w:rsidR="006460BA" w:rsidRPr="006E672B">
              <w:rPr>
                <w:rFonts w:ascii="微软雅黑" w:eastAsia="微软雅黑" w:hAnsi="微软雅黑" w:hint="eastAsia"/>
                <w:noProof/>
                <w:color w:val="000000" w:themeColor="text1"/>
              </w:rPr>
              <w:t>本周的</w:t>
            </w:r>
            <w:r w:rsidR="00E5329D" w:rsidRPr="006E672B">
              <w:rPr>
                <w:rFonts w:ascii="微软雅黑" w:eastAsia="微软雅黑" w:hAnsi="微软雅黑" w:hint="eastAsia"/>
                <w:noProof/>
                <w:color w:val="000000" w:themeColor="text1"/>
              </w:rPr>
              <w:t>7天</w:t>
            </w:r>
            <w:r w:rsidR="00B1637F" w:rsidRPr="006E672B">
              <w:rPr>
                <w:rFonts w:ascii="微软雅黑" w:eastAsia="微软雅黑" w:hAnsi="微软雅黑" w:hint="eastAsia"/>
                <w:noProof/>
                <w:color w:val="000000" w:themeColor="text1"/>
              </w:rPr>
              <w:t>，时间格式：2014年第46</w:t>
            </w:r>
            <w:r w:rsidR="00557063" w:rsidRPr="006E672B">
              <w:rPr>
                <w:rFonts w:ascii="微软雅黑" w:eastAsia="微软雅黑" w:hAnsi="微软雅黑" w:hint="eastAsia"/>
                <w:noProof/>
                <w:color w:val="000000" w:themeColor="text1"/>
              </w:rPr>
              <w:t>周</w:t>
            </w:r>
            <w:r w:rsidR="00B1637F" w:rsidRPr="006E672B">
              <w:rPr>
                <w:rFonts w:ascii="微软雅黑" w:eastAsia="微软雅黑" w:hAnsi="微软雅黑" w:hint="eastAsia"/>
                <w:noProof/>
                <w:color w:val="000000" w:themeColor="text1"/>
              </w:rPr>
              <w:t>11-11至11-16）</w:t>
            </w:r>
          </w:p>
          <w:p w:rsidR="00E6548E" w:rsidRPr="006E672B" w:rsidRDefault="00E6548E" w:rsidP="00044DA9">
            <w:pPr>
              <w:rPr>
                <w:rFonts w:ascii="微软雅黑" w:eastAsia="微软雅黑" w:hAnsi="微软雅黑"/>
                <w:noProof/>
                <w:color w:val="000000" w:themeColor="text1"/>
              </w:rPr>
            </w:pPr>
            <w:r w:rsidRPr="006E672B">
              <w:rPr>
                <w:rFonts w:ascii="微软雅黑" w:eastAsia="微软雅黑" w:hAnsi="微软雅黑"/>
                <w:noProof/>
                <w:color w:val="000000" w:themeColor="text1"/>
              </w:rPr>
              <w:drawing>
                <wp:inline distT="0" distB="0" distL="0" distR="0" wp14:anchorId="1166024A" wp14:editId="11728F00">
                  <wp:extent cx="4178688" cy="298664"/>
                  <wp:effectExtent l="19050" t="19050" r="12312" b="25186"/>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r="14903" b="-13735"/>
                          <a:stretch>
                            <a:fillRect/>
                          </a:stretch>
                        </pic:blipFill>
                        <pic:spPr bwMode="auto">
                          <a:xfrm>
                            <a:off x="0" y="0"/>
                            <a:ext cx="4178877" cy="298678"/>
                          </a:xfrm>
                          <a:prstGeom prst="rect">
                            <a:avLst/>
                          </a:prstGeom>
                          <a:noFill/>
                          <a:ln w="9525">
                            <a:solidFill>
                              <a:schemeClr val="bg1">
                                <a:lumMod val="75000"/>
                              </a:schemeClr>
                            </a:solidFill>
                            <a:miter lim="800000"/>
                            <a:headEnd/>
                            <a:tailEnd/>
                          </a:ln>
                        </pic:spPr>
                      </pic:pic>
                    </a:graphicData>
                  </a:graphic>
                </wp:inline>
              </w:drawing>
            </w:r>
          </w:p>
          <w:p w:rsidR="00432DBB" w:rsidRPr="006E672B" w:rsidRDefault="00F67D68" w:rsidP="00D95468">
            <w:pPr>
              <w:rPr>
                <w:rFonts w:ascii="微软雅黑" w:eastAsia="微软雅黑" w:hAnsi="微软雅黑"/>
                <w:noProof/>
                <w:color w:val="000000" w:themeColor="text1"/>
              </w:rPr>
            </w:pPr>
            <w:r w:rsidRPr="006E672B">
              <w:rPr>
                <w:rFonts w:ascii="微软雅黑" w:eastAsia="微软雅黑" w:hAnsi="微软雅黑" w:hint="eastAsia"/>
                <w:noProof/>
                <w:color w:val="000000" w:themeColor="text1"/>
              </w:rPr>
              <w:t>点击“本月”显示效果</w:t>
            </w:r>
            <w:r w:rsidR="009E54B9" w:rsidRPr="006E672B">
              <w:rPr>
                <w:rFonts w:ascii="微软雅黑" w:eastAsia="微软雅黑" w:hAnsi="微软雅黑" w:hint="eastAsia"/>
                <w:noProof/>
                <w:color w:val="000000" w:themeColor="text1"/>
              </w:rPr>
              <w:t>如下</w:t>
            </w:r>
            <w:r w:rsidRPr="006E672B">
              <w:rPr>
                <w:rFonts w:ascii="微软雅黑" w:eastAsia="微软雅黑" w:hAnsi="微软雅黑" w:hint="eastAsia"/>
                <w:noProof/>
                <w:color w:val="000000" w:themeColor="text1"/>
              </w:rPr>
              <w:t>：</w:t>
            </w:r>
            <w:r w:rsidR="009E54B9" w:rsidRPr="006E672B">
              <w:rPr>
                <w:rFonts w:ascii="微软雅黑" w:eastAsia="微软雅黑" w:hAnsi="微软雅黑" w:hint="eastAsia"/>
                <w:noProof/>
                <w:color w:val="000000" w:themeColor="text1"/>
              </w:rPr>
              <w:t>（本周的30天</w:t>
            </w:r>
            <w:r w:rsidR="00557063" w:rsidRPr="006E672B">
              <w:rPr>
                <w:rFonts w:ascii="微软雅黑" w:eastAsia="微软雅黑" w:hAnsi="微软雅黑" w:hint="eastAsia"/>
                <w:noProof/>
                <w:color w:val="000000" w:themeColor="text1"/>
              </w:rPr>
              <w:t>，时间格式：2014年1</w:t>
            </w:r>
            <w:r w:rsidR="009A318C" w:rsidRPr="006E672B">
              <w:rPr>
                <w:rFonts w:ascii="微软雅黑" w:eastAsia="微软雅黑" w:hAnsi="微软雅黑" w:hint="eastAsia"/>
                <w:noProof/>
                <w:color w:val="000000" w:themeColor="text1"/>
              </w:rPr>
              <w:t>1</w:t>
            </w:r>
            <w:r w:rsidR="00557063" w:rsidRPr="006E672B">
              <w:rPr>
                <w:rFonts w:ascii="微软雅黑" w:eastAsia="微软雅黑" w:hAnsi="微软雅黑" w:hint="eastAsia"/>
                <w:noProof/>
                <w:color w:val="000000" w:themeColor="text1"/>
              </w:rPr>
              <w:t>月</w:t>
            </w:r>
            <w:r w:rsidR="009A318C" w:rsidRPr="006E672B">
              <w:rPr>
                <w:rFonts w:ascii="微软雅黑" w:eastAsia="微软雅黑" w:hAnsi="微软雅黑" w:hint="eastAsia"/>
                <w:noProof/>
                <w:color w:val="000000" w:themeColor="text1"/>
              </w:rPr>
              <w:t>11-11至11-30）</w:t>
            </w:r>
          </w:p>
          <w:p w:rsidR="00F67D68" w:rsidRPr="006E672B" w:rsidRDefault="005A436D" w:rsidP="00D95468">
            <w:pPr>
              <w:rPr>
                <w:rFonts w:ascii="微软雅黑" w:eastAsia="微软雅黑" w:hAnsi="微软雅黑"/>
                <w:color w:val="000000" w:themeColor="text1"/>
              </w:rPr>
            </w:pPr>
            <w:r w:rsidRPr="006E672B">
              <w:rPr>
                <w:rFonts w:ascii="微软雅黑" w:eastAsia="微软雅黑" w:hAnsi="微软雅黑"/>
                <w:noProof/>
                <w:color w:val="000000" w:themeColor="text1"/>
              </w:rPr>
              <w:drawing>
                <wp:inline distT="0" distB="0" distL="0" distR="0" wp14:anchorId="72E4BCBA" wp14:editId="4C292195">
                  <wp:extent cx="4517324" cy="267546"/>
                  <wp:effectExtent l="19050" t="19050" r="16576" b="18204"/>
                  <wp:docPr id="2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srcRect/>
                          <a:stretch>
                            <a:fillRect/>
                          </a:stretch>
                        </pic:blipFill>
                        <pic:spPr bwMode="auto">
                          <a:xfrm>
                            <a:off x="0" y="0"/>
                            <a:ext cx="4518234" cy="267600"/>
                          </a:xfrm>
                          <a:prstGeom prst="rect">
                            <a:avLst/>
                          </a:prstGeom>
                          <a:noFill/>
                          <a:ln w="9525">
                            <a:solidFill>
                              <a:schemeClr val="bg1">
                                <a:lumMod val="75000"/>
                              </a:schemeClr>
                            </a:solidFill>
                            <a:miter lim="800000"/>
                            <a:headEnd/>
                            <a:tailEnd/>
                          </a:ln>
                        </pic:spPr>
                      </pic:pic>
                    </a:graphicData>
                  </a:graphic>
                </wp:inline>
              </w:drawing>
            </w:r>
          </w:p>
          <w:p w:rsidR="00070EF2" w:rsidRPr="006E672B" w:rsidRDefault="00070EF2" w:rsidP="00D95468">
            <w:pPr>
              <w:rPr>
                <w:rFonts w:ascii="微软雅黑" w:eastAsia="微软雅黑" w:hAnsi="微软雅黑"/>
                <w:noProof/>
                <w:color w:val="000000" w:themeColor="text1"/>
              </w:rPr>
            </w:pPr>
            <w:r w:rsidRPr="006E672B">
              <w:rPr>
                <w:rFonts w:ascii="微软雅黑" w:eastAsia="微软雅黑" w:hAnsi="微软雅黑" w:hint="eastAsia"/>
                <w:color w:val="000000" w:themeColor="text1"/>
              </w:rPr>
              <w:t>点击“过去7天”显示效果</w:t>
            </w:r>
            <w:r w:rsidR="004849A0" w:rsidRPr="006E672B">
              <w:rPr>
                <w:rFonts w:ascii="微软雅黑" w:eastAsia="微软雅黑" w:hAnsi="微软雅黑" w:hint="eastAsia"/>
                <w:color w:val="000000" w:themeColor="text1"/>
              </w:rPr>
              <w:t>如下</w:t>
            </w:r>
            <w:r w:rsidRPr="006E672B">
              <w:rPr>
                <w:rFonts w:ascii="微软雅黑" w:eastAsia="微软雅黑" w:hAnsi="微软雅黑" w:hint="eastAsia"/>
                <w:color w:val="000000" w:themeColor="text1"/>
              </w:rPr>
              <w:t>：</w:t>
            </w:r>
            <w:r w:rsidR="004849A0" w:rsidRPr="006E672B">
              <w:rPr>
                <w:rFonts w:ascii="微软雅黑" w:eastAsia="微软雅黑" w:hAnsi="微软雅黑" w:hint="eastAsia"/>
                <w:color w:val="000000" w:themeColor="text1"/>
              </w:rPr>
              <w:t>（从昨天起算的前7天</w:t>
            </w:r>
            <w:r w:rsidR="00B37A87" w:rsidRPr="006E672B">
              <w:rPr>
                <w:rFonts w:ascii="微软雅黑" w:eastAsia="微软雅黑" w:hAnsi="微软雅黑" w:hint="eastAsia"/>
                <w:noProof/>
                <w:color w:val="000000" w:themeColor="text1"/>
              </w:rPr>
              <w:t>时间格式： 2014-11-06至2014-11-12</w:t>
            </w:r>
            <w:r w:rsidR="004849A0" w:rsidRPr="006E672B">
              <w:rPr>
                <w:rFonts w:ascii="微软雅黑" w:eastAsia="微软雅黑" w:hAnsi="微软雅黑" w:hint="eastAsia"/>
                <w:color w:val="000000" w:themeColor="text1"/>
              </w:rPr>
              <w:t>）</w:t>
            </w:r>
          </w:p>
          <w:p w:rsidR="00FA1C30" w:rsidRPr="006E672B" w:rsidRDefault="00FA1C30" w:rsidP="00D95468">
            <w:pPr>
              <w:rPr>
                <w:rFonts w:ascii="微软雅黑" w:eastAsia="微软雅黑" w:hAnsi="微软雅黑"/>
                <w:color w:val="000000" w:themeColor="text1"/>
              </w:rPr>
            </w:pPr>
            <w:r w:rsidRPr="006E672B">
              <w:rPr>
                <w:rFonts w:ascii="微软雅黑" w:eastAsia="微软雅黑" w:hAnsi="微软雅黑"/>
                <w:noProof/>
                <w:color w:val="000000" w:themeColor="text1"/>
              </w:rPr>
              <w:drawing>
                <wp:inline distT="0" distB="0" distL="0" distR="0" wp14:anchorId="60FA2E43" wp14:editId="78CDB812">
                  <wp:extent cx="4725142" cy="246690"/>
                  <wp:effectExtent l="19050" t="19050" r="18308" b="20010"/>
                  <wp:docPr id="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srcRect/>
                          <a:stretch>
                            <a:fillRect/>
                          </a:stretch>
                        </pic:blipFill>
                        <pic:spPr bwMode="auto">
                          <a:xfrm>
                            <a:off x="0" y="0"/>
                            <a:ext cx="4761100" cy="248567"/>
                          </a:xfrm>
                          <a:prstGeom prst="rect">
                            <a:avLst/>
                          </a:prstGeom>
                          <a:noFill/>
                          <a:ln w="9525">
                            <a:solidFill>
                              <a:schemeClr val="bg1">
                                <a:lumMod val="85000"/>
                              </a:schemeClr>
                            </a:solidFill>
                            <a:miter lim="800000"/>
                            <a:headEnd/>
                            <a:tailEnd/>
                          </a:ln>
                        </pic:spPr>
                      </pic:pic>
                    </a:graphicData>
                  </a:graphic>
                </wp:inline>
              </w:drawing>
            </w:r>
          </w:p>
          <w:p w:rsidR="00DB09BD" w:rsidRPr="006E672B" w:rsidRDefault="00FA1C30" w:rsidP="00FF1F8F">
            <w:pPr>
              <w:pStyle w:val="af1"/>
              <w:numPr>
                <w:ilvl w:val="0"/>
                <w:numId w:val="15"/>
              </w:numPr>
              <w:rPr>
                <w:rFonts w:ascii="微软雅黑" w:eastAsia="微软雅黑" w:hAnsi="微软雅黑"/>
                <w:color w:val="000000" w:themeColor="text1"/>
              </w:rPr>
            </w:pPr>
            <w:r w:rsidRPr="006E672B">
              <w:rPr>
                <w:rFonts w:ascii="微软雅黑" w:eastAsia="微软雅黑" w:hAnsi="微软雅黑" w:hint="eastAsia"/>
                <w:color w:val="000000" w:themeColor="text1"/>
              </w:rPr>
              <w:t>点击“指定查看日期”</w:t>
            </w:r>
            <w:r w:rsidR="00E119D0" w:rsidRPr="006E672B">
              <w:rPr>
                <w:rFonts w:ascii="微软雅黑" w:eastAsia="微软雅黑" w:hAnsi="微软雅黑" w:hint="eastAsia"/>
                <w:color w:val="000000" w:themeColor="text1"/>
              </w:rPr>
              <w:t>弹出日期控件选择日期</w:t>
            </w:r>
            <w:r w:rsidR="008C247C" w:rsidRPr="006E672B">
              <w:rPr>
                <w:rFonts w:ascii="微软雅黑" w:eastAsia="微软雅黑" w:hAnsi="微软雅黑" w:hint="eastAsia"/>
                <w:color w:val="000000" w:themeColor="text1"/>
              </w:rPr>
              <w:t>，鼠标移出日期区域</w:t>
            </w:r>
            <w:r w:rsidR="00BA2BC1" w:rsidRPr="006E672B">
              <w:rPr>
                <w:rFonts w:ascii="微软雅黑" w:eastAsia="微软雅黑" w:hAnsi="微软雅黑" w:hint="eastAsia"/>
                <w:color w:val="000000" w:themeColor="text1"/>
              </w:rPr>
              <w:t>即</w:t>
            </w:r>
            <w:r w:rsidR="008C247C" w:rsidRPr="006E672B">
              <w:rPr>
                <w:rFonts w:ascii="微软雅黑" w:eastAsia="微软雅黑" w:hAnsi="微软雅黑" w:hint="eastAsia"/>
                <w:color w:val="000000" w:themeColor="text1"/>
              </w:rPr>
              <w:t>收起</w:t>
            </w:r>
            <w:r w:rsidR="00DC2379" w:rsidRPr="006E672B">
              <w:rPr>
                <w:rFonts w:ascii="微软雅黑" w:eastAsia="微软雅黑" w:hAnsi="微软雅黑" w:hint="eastAsia"/>
                <w:color w:val="000000" w:themeColor="text1"/>
              </w:rPr>
              <w:t>，</w:t>
            </w:r>
            <w:r w:rsidR="00DB09BD" w:rsidRPr="006E672B">
              <w:rPr>
                <w:rFonts w:ascii="微软雅黑" w:eastAsia="微软雅黑" w:hAnsi="微软雅黑" w:hint="eastAsia"/>
                <w:color w:val="000000" w:themeColor="text1"/>
              </w:rPr>
              <w:t>可以按日、按周、按月查看</w:t>
            </w:r>
            <w:r w:rsidR="00FB2E87" w:rsidRPr="006E672B">
              <w:rPr>
                <w:rFonts w:ascii="微软雅黑" w:eastAsia="微软雅黑" w:hAnsi="微软雅黑" w:hint="eastAsia"/>
                <w:color w:val="000000" w:themeColor="text1"/>
              </w:rPr>
              <w:t>（点击</w:t>
            </w:r>
            <w:commentRangeStart w:id="26"/>
            <w:r w:rsidR="00FB2E87" w:rsidRPr="006E672B">
              <w:rPr>
                <w:rFonts w:ascii="微软雅黑" w:eastAsia="微软雅黑" w:hAnsi="微软雅黑" w:hint="eastAsia"/>
                <w:color w:val="000000" w:themeColor="text1"/>
              </w:rPr>
              <w:t>切换</w:t>
            </w:r>
            <w:commentRangeEnd w:id="26"/>
            <w:r w:rsidR="006963DE">
              <w:rPr>
                <w:rStyle w:val="af2"/>
              </w:rPr>
              <w:commentReference w:id="26"/>
            </w:r>
            <w:r w:rsidR="00FB2E87" w:rsidRPr="006E672B">
              <w:rPr>
                <w:rFonts w:ascii="微软雅黑" w:eastAsia="微软雅黑" w:hAnsi="微软雅黑" w:hint="eastAsia"/>
                <w:color w:val="000000" w:themeColor="text1"/>
              </w:rPr>
              <w:t>）</w:t>
            </w:r>
            <w:r w:rsidR="00DB09BD" w:rsidRPr="006E672B">
              <w:rPr>
                <w:rFonts w:ascii="微软雅黑" w:eastAsia="微软雅黑" w:hAnsi="微软雅黑" w:hint="eastAsia"/>
                <w:color w:val="000000" w:themeColor="text1"/>
              </w:rPr>
              <w:t>。</w:t>
            </w:r>
            <w:r w:rsidR="006554DA" w:rsidRPr="006E672B">
              <w:rPr>
                <w:rFonts w:ascii="微软雅黑" w:eastAsia="微软雅黑" w:hAnsi="微软雅黑" w:hint="eastAsia"/>
                <w:color w:val="000000" w:themeColor="text1"/>
              </w:rPr>
              <w:t>默认</w:t>
            </w:r>
            <w:r w:rsidR="0085412D" w:rsidRPr="006E672B">
              <w:rPr>
                <w:rFonts w:ascii="微软雅黑" w:eastAsia="微软雅黑" w:hAnsi="微软雅黑" w:hint="eastAsia"/>
                <w:color w:val="000000" w:themeColor="text1"/>
              </w:rPr>
              <w:t>使用第一个日历牌</w:t>
            </w:r>
            <w:r w:rsidR="00712325">
              <w:rPr>
                <w:rFonts w:ascii="微软雅黑" w:eastAsia="微软雅黑" w:hAnsi="微软雅黑" w:hint="eastAsia"/>
                <w:color w:val="000000" w:themeColor="text1"/>
              </w:rPr>
              <w:t>，两个日历牌联动</w:t>
            </w:r>
            <w:r w:rsidR="0085412D" w:rsidRPr="006E672B">
              <w:rPr>
                <w:rFonts w:ascii="微软雅黑" w:eastAsia="微软雅黑" w:hAnsi="微软雅黑" w:hint="eastAsia"/>
                <w:color w:val="000000" w:themeColor="text1"/>
              </w:rPr>
              <w:t>。</w:t>
            </w:r>
          </w:p>
          <w:p w:rsidR="00D21246" w:rsidRPr="006E672B" w:rsidRDefault="00D21246" w:rsidP="00517831">
            <w:pPr>
              <w:rPr>
                <w:rFonts w:ascii="微软雅黑" w:eastAsia="微软雅黑" w:hAnsi="微软雅黑"/>
                <w:color w:val="000000" w:themeColor="text1"/>
              </w:rPr>
            </w:pPr>
            <w:r w:rsidRPr="006E672B">
              <w:rPr>
                <w:rFonts w:ascii="微软雅黑" w:eastAsia="微软雅黑" w:hAnsi="微软雅黑" w:hint="eastAsia"/>
                <w:color w:val="000000" w:themeColor="text1"/>
              </w:rPr>
              <w:t>默认为</w:t>
            </w:r>
            <w:r w:rsidR="00FB2E87" w:rsidRPr="006E672B">
              <w:rPr>
                <w:rFonts w:ascii="微软雅黑" w:eastAsia="微软雅黑" w:hAnsi="微软雅黑" w:hint="eastAsia"/>
                <w:color w:val="000000" w:themeColor="text1"/>
              </w:rPr>
              <w:t>：</w:t>
            </w:r>
            <w:proofErr w:type="gramStart"/>
            <w:r w:rsidR="00B140F0" w:rsidRPr="006E672B">
              <w:rPr>
                <w:rFonts w:ascii="微软雅黑" w:eastAsia="微软雅黑" w:hAnsi="微软雅黑" w:hint="eastAsia"/>
                <w:color w:val="000000" w:themeColor="text1"/>
              </w:rPr>
              <w:t>“</w:t>
            </w:r>
            <w:proofErr w:type="gramEnd"/>
            <w:r w:rsidRPr="006E672B">
              <w:rPr>
                <w:rFonts w:ascii="微软雅黑" w:eastAsia="微软雅黑" w:hAnsi="微软雅黑" w:hint="eastAsia"/>
                <w:color w:val="000000" w:themeColor="text1"/>
              </w:rPr>
              <w:t>按</w:t>
            </w:r>
            <w:r w:rsidR="00AC76EE" w:rsidRPr="006E672B">
              <w:rPr>
                <w:rFonts w:ascii="微软雅黑" w:eastAsia="微软雅黑" w:hAnsi="微软雅黑" w:hint="eastAsia"/>
                <w:color w:val="000000" w:themeColor="text1"/>
              </w:rPr>
              <w:t>日</w:t>
            </w:r>
            <w:r w:rsidRPr="006E672B">
              <w:rPr>
                <w:rFonts w:ascii="微软雅黑" w:eastAsia="微软雅黑" w:hAnsi="微软雅黑" w:hint="eastAsia"/>
                <w:color w:val="000000" w:themeColor="text1"/>
              </w:rPr>
              <w:t>查看</w:t>
            </w:r>
            <w:r w:rsidR="009630FA" w:rsidRPr="006E672B">
              <w:rPr>
                <w:rFonts w:ascii="微软雅黑" w:eastAsia="微软雅黑" w:hAnsi="微软雅黑" w:hint="eastAsia"/>
                <w:color w:val="000000" w:themeColor="text1"/>
              </w:rPr>
              <w:t>“</w:t>
            </w:r>
            <w:r w:rsidRPr="006E672B">
              <w:rPr>
                <w:rFonts w:ascii="微软雅黑" w:eastAsia="微软雅黑" w:hAnsi="微软雅黑" w:hint="eastAsia"/>
                <w:color w:val="000000" w:themeColor="text1"/>
              </w:rPr>
              <w:t>，默认值为昨日，当前日</w:t>
            </w:r>
            <w:r w:rsidR="00125647" w:rsidRPr="006E672B">
              <w:rPr>
                <w:rFonts w:ascii="微软雅黑" w:eastAsia="微软雅黑" w:hAnsi="微软雅黑" w:hint="eastAsia"/>
                <w:color w:val="000000" w:themeColor="text1"/>
              </w:rPr>
              <w:t>及以后的日期</w:t>
            </w:r>
            <w:r w:rsidR="00780E16" w:rsidRPr="006E672B">
              <w:rPr>
                <w:rFonts w:ascii="微软雅黑" w:eastAsia="微软雅黑" w:hAnsi="微软雅黑" w:hint="eastAsia"/>
                <w:color w:val="000000" w:themeColor="text1"/>
              </w:rPr>
              <w:t>都</w:t>
            </w:r>
            <w:r w:rsidRPr="006E672B">
              <w:rPr>
                <w:rFonts w:ascii="微软雅黑" w:eastAsia="微软雅黑" w:hAnsi="微软雅黑" w:hint="eastAsia"/>
                <w:color w:val="000000" w:themeColor="text1"/>
              </w:rPr>
              <w:t>灰掉不可点击：</w:t>
            </w:r>
          </w:p>
          <w:p w:rsidR="00651BB7" w:rsidRPr="006E672B" w:rsidRDefault="009630FA" w:rsidP="00517831">
            <w:pPr>
              <w:rPr>
                <w:rFonts w:ascii="微软雅黑" w:eastAsia="微软雅黑" w:hAnsi="微软雅黑"/>
                <w:color w:val="000000" w:themeColor="text1"/>
              </w:rPr>
            </w:pPr>
            <w:r w:rsidRPr="006E672B">
              <w:rPr>
                <w:rFonts w:ascii="微软雅黑" w:eastAsia="微软雅黑" w:hAnsi="微软雅黑" w:hint="eastAsia"/>
                <w:color w:val="000000" w:themeColor="text1"/>
              </w:rPr>
              <w:t>“</w:t>
            </w:r>
            <w:r w:rsidR="00D21246" w:rsidRPr="006E672B">
              <w:rPr>
                <w:rFonts w:ascii="微软雅黑" w:eastAsia="微软雅黑" w:hAnsi="微软雅黑" w:hint="eastAsia"/>
                <w:color w:val="000000" w:themeColor="text1"/>
              </w:rPr>
              <w:t>按日查看</w:t>
            </w:r>
            <w:r w:rsidRPr="006E672B">
              <w:rPr>
                <w:rFonts w:ascii="微软雅黑" w:eastAsia="微软雅黑" w:hAnsi="微软雅黑" w:hint="eastAsia"/>
                <w:color w:val="000000" w:themeColor="text1"/>
              </w:rPr>
              <w:t>”</w:t>
            </w:r>
            <w:r w:rsidR="00D21246" w:rsidRPr="006E672B">
              <w:rPr>
                <w:rFonts w:ascii="微软雅黑" w:eastAsia="微软雅黑" w:hAnsi="微软雅黑" w:hint="eastAsia"/>
                <w:color w:val="000000" w:themeColor="text1"/>
              </w:rPr>
              <w:t>，</w:t>
            </w:r>
            <w:r w:rsidR="008A4901" w:rsidRPr="006E672B">
              <w:rPr>
                <w:rFonts w:ascii="微软雅黑" w:eastAsia="微软雅黑" w:hAnsi="微软雅黑" w:hint="eastAsia"/>
                <w:color w:val="000000" w:themeColor="text1"/>
              </w:rPr>
              <w:t>前后两个日历牌</w:t>
            </w:r>
            <w:del w:id="27" w:author="wangyuxia（王玉霞.信息技术中心.平台系统部产品经理)" w:date="2015-02-02T14:07:00Z">
              <w:r w:rsidR="008A4901" w:rsidRPr="006E672B" w:rsidDel="00831616">
                <w:rPr>
                  <w:rFonts w:ascii="微软雅黑" w:eastAsia="微软雅黑" w:hAnsi="微软雅黑" w:hint="eastAsia"/>
                  <w:color w:val="000000" w:themeColor="text1"/>
                </w:rPr>
                <w:delText>联动</w:delText>
              </w:r>
            </w:del>
            <w:proofErr w:type="gramStart"/>
            <w:ins w:id="28" w:author="wangyuxia（王玉霞.信息技术中心.平台系统部产品经理)" w:date="2015-02-02T14:07:00Z">
              <w:r w:rsidR="00831616">
                <w:rPr>
                  <w:rFonts w:ascii="微软雅黑" w:eastAsia="微软雅黑" w:hAnsi="微软雅黑" w:hint="eastAsia"/>
                  <w:color w:val="000000" w:themeColor="text1"/>
                </w:rPr>
                <w:t>不</w:t>
              </w:r>
              <w:proofErr w:type="gramEnd"/>
              <w:r w:rsidR="00831616">
                <w:rPr>
                  <w:rFonts w:ascii="微软雅黑" w:eastAsia="微软雅黑" w:hAnsi="微软雅黑" w:hint="eastAsia"/>
                  <w:color w:val="000000" w:themeColor="text1"/>
                </w:rPr>
                <w:t>联动</w:t>
              </w:r>
            </w:ins>
            <w:r w:rsidR="008A4901" w:rsidRPr="006E672B">
              <w:rPr>
                <w:rFonts w:ascii="微软雅黑" w:eastAsia="微软雅黑" w:hAnsi="微软雅黑" w:hint="eastAsia"/>
                <w:color w:val="000000" w:themeColor="text1"/>
              </w:rPr>
              <w:t>，</w:t>
            </w:r>
            <w:r w:rsidR="00DC2379" w:rsidRPr="006E672B">
              <w:rPr>
                <w:rFonts w:ascii="微软雅黑" w:eastAsia="微软雅黑" w:hAnsi="微软雅黑" w:hint="eastAsia"/>
                <w:color w:val="000000" w:themeColor="text1"/>
              </w:rPr>
              <w:t>跨度</w:t>
            </w:r>
            <w:r w:rsidR="00E02CDE" w:rsidRPr="006E672B">
              <w:rPr>
                <w:rFonts w:ascii="微软雅黑" w:eastAsia="微软雅黑" w:hAnsi="微软雅黑" w:hint="eastAsia"/>
                <w:color w:val="000000" w:themeColor="text1"/>
              </w:rPr>
              <w:t>最大</w:t>
            </w:r>
            <w:r w:rsidR="008356B7" w:rsidRPr="006E672B">
              <w:rPr>
                <w:rFonts w:ascii="微软雅黑" w:eastAsia="微软雅黑" w:hAnsi="微软雅黑" w:hint="eastAsia"/>
                <w:color w:val="000000" w:themeColor="text1"/>
              </w:rPr>
              <w:t>前</w:t>
            </w:r>
            <w:r w:rsidR="00E02CDE" w:rsidRPr="006E672B">
              <w:rPr>
                <w:rFonts w:ascii="微软雅黑" w:eastAsia="微软雅黑" w:hAnsi="微软雅黑" w:hint="eastAsia"/>
                <w:color w:val="000000" w:themeColor="text1"/>
              </w:rPr>
              <w:t>3个</w:t>
            </w:r>
            <w:r w:rsidR="008356B7" w:rsidRPr="006E672B">
              <w:rPr>
                <w:rFonts w:ascii="微软雅黑" w:eastAsia="微软雅黑" w:hAnsi="微软雅黑" w:hint="eastAsia"/>
                <w:color w:val="000000" w:themeColor="text1"/>
              </w:rPr>
              <w:t>自然</w:t>
            </w:r>
            <w:r w:rsidR="0085412D" w:rsidRPr="006E672B">
              <w:rPr>
                <w:rFonts w:ascii="微软雅黑" w:eastAsia="微软雅黑" w:hAnsi="微软雅黑" w:hint="eastAsia"/>
                <w:color w:val="000000" w:themeColor="text1"/>
              </w:rPr>
              <w:t>月</w:t>
            </w:r>
            <w:r w:rsidR="008356B7" w:rsidRPr="006E672B">
              <w:rPr>
                <w:rFonts w:ascii="微软雅黑" w:eastAsia="微软雅黑" w:hAnsi="微软雅黑" w:hint="eastAsia"/>
                <w:color w:val="000000" w:themeColor="text1"/>
              </w:rPr>
              <w:t>（包含当前月）</w:t>
            </w:r>
            <w:r w:rsidR="0085412D" w:rsidRPr="006E672B">
              <w:rPr>
                <w:rFonts w:ascii="微软雅黑" w:eastAsia="微软雅黑" w:hAnsi="微软雅黑" w:hint="eastAsia"/>
                <w:color w:val="000000" w:themeColor="text1"/>
              </w:rPr>
              <w:t>，</w:t>
            </w:r>
            <w:r w:rsidR="00CB2CE9" w:rsidRPr="006E672B">
              <w:rPr>
                <w:rFonts w:ascii="微软雅黑" w:eastAsia="微软雅黑" w:hAnsi="微软雅黑" w:hint="eastAsia"/>
                <w:color w:val="000000" w:themeColor="text1"/>
              </w:rPr>
              <w:t>点击“确定”选择生效。</w:t>
            </w:r>
          </w:p>
          <w:p w:rsidR="00070EF2" w:rsidRPr="006E672B" w:rsidRDefault="00970529" w:rsidP="00103A9D">
            <w:pPr>
              <w:rPr>
                <w:rFonts w:ascii="微软雅黑" w:eastAsia="微软雅黑" w:hAnsi="微软雅黑"/>
                <w:color w:val="000000" w:themeColor="text1"/>
              </w:rPr>
            </w:pPr>
            <w:r w:rsidRPr="006E672B">
              <w:rPr>
                <w:rFonts w:ascii="微软雅黑" w:eastAsia="微软雅黑" w:hAnsi="微软雅黑" w:hint="eastAsia"/>
                <w:noProof/>
                <w:color w:val="000000" w:themeColor="text1"/>
              </w:rPr>
              <w:drawing>
                <wp:inline distT="0" distB="0" distL="0" distR="0" wp14:anchorId="071B94C9" wp14:editId="48279B71">
                  <wp:extent cx="3366655" cy="2012948"/>
                  <wp:effectExtent l="19050" t="19050" r="24245" b="25402"/>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3367355" cy="2013367"/>
                          </a:xfrm>
                          <a:prstGeom prst="rect">
                            <a:avLst/>
                          </a:prstGeom>
                          <a:noFill/>
                          <a:ln w="9525">
                            <a:solidFill>
                              <a:schemeClr val="bg1">
                                <a:lumMod val="75000"/>
                              </a:schemeClr>
                            </a:solidFill>
                            <a:miter lim="800000"/>
                            <a:headEnd/>
                            <a:tailEnd/>
                          </a:ln>
                        </pic:spPr>
                      </pic:pic>
                    </a:graphicData>
                  </a:graphic>
                </wp:inline>
              </w:drawing>
            </w:r>
          </w:p>
          <w:p w:rsidR="00651BB7" w:rsidRPr="006E672B" w:rsidRDefault="00651BB7" w:rsidP="00103A9D">
            <w:pPr>
              <w:rPr>
                <w:rFonts w:ascii="微软雅黑" w:eastAsia="微软雅黑" w:hAnsi="微软雅黑"/>
                <w:color w:val="000000" w:themeColor="text1"/>
              </w:rPr>
            </w:pPr>
            <w:r w:rsidRPr="006E672B">
              <w:rPr>
                <w:rFonts w:ascii="微软雅黑" w:eastAsia="微软雅黑" w:hAnsi="微软雅黑" w:hint="eastAsia"/>
                <w:color w:val="000000" w:themeColor="text1"/>
              </w:rPr>
              <w:t>按周查看</w:t>
            </w:r>
            <w:r w:rsidR="00E119D0" w:rsidRPr="006E672B">
              <w:rPr>
                <w:rFonts w:ascii="微软雅黑" w:eastAsia="微软雅黑" w:hAnsi="微软雅黑" w:hint="eastAsia"/>
                <w:color w:val="000000" w:themeColor="text1"/>
              </w:rPr>
              <w:t>，默认值为本周，</w:t>
            </w:r>
            <w:r w:rsidR="001962B9" w:rsidRPr="006E672B">
              <w:rPr>
                <w:rFonts w:ascii="微软雅黑" w:eastAsia="微软雅黑" w:hAnsi="微软雅黑" w:hint="eastAsia"/>
                <w:color w:val="000000" w:themeColor="text1"/>
              </w:rPr>
              <w:t>可切换其他周（选择某日自动选择</w:t>
            </w:r>
            <w:r w:rsidR="006F1373" w:rsidRPr="006E672B">
              <w:rPr>
                <w:rFonts w:ascii="微软雅黑" w:eastAsia="微软雅黑" w:hAnsi="微软雅黑" w:hint="eastAsia"/>
                <w:color w:val="000000" w:themeColor="text1"/>
              </w:rPr>
              <w:t>其</w:t>
            </w:r>
            <w:r w:rsidR="001962B9" w:rsidRPr="006E672B">
              <w:rPr>
                <w:rFonts w:ascii="微软雅黑" w:eastAsia="微软雅黑" w:hAnsi="微软雅黑" w:hint="eastAsia"/>
                <w:color w:val="000000" w:themeColor="text1"/>
              </w:rPr>
              <w:t>所在的周），</w:t>
            </w:r>
            <w:r w:rsidR="00E119D0" w:rsidRPr="006E672B">
              <w:rPr>
                <w:rFonts w:ascii="微软雅黑" w:eastAsia="微软雅黑" w:hAnsi="微软雅黑" w:hint="eastAsia"/>
                <w:color w:val="000000" w:themeColor="text1"/>
              </w:rPr>
              <w:t>如果当前日是周一则默认上周</w:t>
            </w:r>
            <w:r w:rsidRPr="006E672B">
              <w:rPr>
                <w:rFonts w:ascii="微软雅黑" w:eastAsia="微软雅黑" w:hAnsi="微软雅黑" w:hint="eastAsia"/>
                <w:color w:val="000000" w:themeColor="text1"/>
              </w:rPr>
              <w:t>：</w:t>
            </w:r>
          </w:p>
          <w:p w:rsidR="00651BB7" w:rsidRPr="006E672B" w:rsidRDefault="00651BB7" w:rsidP="00103A9D">
            <w:pPr>
              <w:rPr>
                <w:rFonts w:ascii="微软雅黑" w:eastAsia="微软雅黑" w:hAnsi="微软雅黑"/>
                <w:color w:val="000000" w:themeColor="text1"/>
              </w:rPr>
            </w:pPr>
            <w:r w:rsidRPr="006E672B">
              <w:rPr>
                <w:rFonts w:ascii="微软雅黑" w:eastAsia="微软雅黑" w:hAnsi="微软雅黑" w:hint="eastAsia"/>
                <w:noProof/>
                <w:color w:val="000000" w:themeColor="text1"/>
              </w:rPr>
              <w:drawing>
                <wp:inline distT="0" distB="0" distL="0" distR="0" wp14:anchorId="32830F46" wp14:editId="68EDC65F">
                  <wp:extent cx="1420136" cy="1380345"/>
                  <wp:effectExtent l="19050" t="0" r="8614" b="0"/>
                  <wp:docPr id="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srcRect/>
                          <a:stretch>
                            <a:fillRect/>
                          </a:stretch>
                        </pic:blipFill>
                        <pic:spPr bwMode="auto">
                          <a:xfrm>
                            <a:off x="0" y="0"/>
                            <a:ext cx="1420332" cy="1380536"/>
                          </a:xfrm>
                          <a:prstGeom prst="rect">
                            <a:avLst/>
                          </a:prstGeom>
                          <a:noFill/>
                          <a:ln w="9525">
                            <a:noFill/>
                            <a:miter lim="800000"/>
                            <a:headEnd/>
                            <a:tailEnd/>
                          </a:ln>
                        </pic:spPr>
                      </pic:pic>
                    </a:graphicData>
                  </a:graphic>
                </wp:inline>
              </w:drawing>
            </w:r>
          </w:p>
          <w:p w:rsidR="00651BB7" w:rsidRPr="006E672B" w:rsidRDefault="00651BB7" w:rsidP="00103A9D">
            <w:pPr>
              <w:rPr>
                <w:rFonts w:ascii="微软雅黑" w:eastAsia="微软雅黑" w:hAnsi="微软雅黑"/>
                <w:color w:val="000000" w:themeColor="text1"/>
              </w:rPr>
            </w:pPr>
            <w:r w:rsidRPr="006E672B">
              <w:rPr>
                <w:rFonts w:ascii="微软雅黑" w:eastAsia="微软雅黑" w:hAnsi="微软雅黑" w:hint="eastAsia"/>
                <w:color w:val="000000" w:themeColor="text1"/>
              </w:rPr>
              <w:t>按月查看</w:t>
            </w:r>
            <w:r w:rsidR="001F2367" w:rsidRPr="006E672B">
              <w:rPr>
                <w:rFonts w:ascii="微软雅黑" w:eastAsia="微软雅黑" w:hAnsi="微软雅黑" w:hint="eastAsia"/>
                <w:color w:val="000000" w:themeColor="text1"/>
              </w:rPr>
              <w:t>，</w:t>
            </w:r>
            <w:r w:rsidR="001F2367" w:rsidRPr="006E672B">
              <w:rPr>
                <w:rFonts w:ascii="微软雅黑" w:eastAsia="微软雅黑" w:hAnsi="微软雅黑" w:hint="eastAsia"/>
                <w:color w:val="000000" w:themeColor="text1"/>
                <w:szCs w:val="21"/>
              </w:rPr>
              <w:t>默认值为本月，</w:t>
            </w:r>
            <w:r w:rsidR="00394941" w:rsidRPr="006E672B">
              <w:rPr>
                <w:rFonts w:ascii="微软雅黑" w:eastAsia="微软雅黑" w:hAnsi="微软雅黑" w:hint="eastAsia"/>
                <w:color w:val="000000" w:themeColor="text1"/>
              </w:rPr>
              <w:t>可切换其他月，</w:t>
            </w:r>
            <w:r w:rsidR="001F2367" w:rsidRPr="006E672B">
              <w:rPr>
                <w:rFonts w:ascii="微软雅黑" w:eastAsia="微软雅黑" w:hAnsi="微软雅黑" w:hint="eastAsia"/>
                <w:color w:val="000000" w:themeColor="text1"/>
              </w:rPr>
              <w:t>如果</w:t>
            </w:r>
            <w:r w:rsidR="007C4AF4" w:rsidRPr="006E672B">
              <w:rPr>
                <w:rFonts w:ascii="微软雅黑" w:eastAsia="微软雅黑" w:hAnsi="微软雅黑" w:hint="eastAsia"/>
                <w:color w:val="000000" w:themeColor="text1"/>
              </w:rPr>
              <w:t>当前日</w:t>
            </w:r>
            <w:r w:rsidR="001F2367" w:rsidRPr="006E672B">
              <w:rPr>
                <w:rFonts w:ascii="微软雅黑" w:eastAsia="微软雅黑" w:hAnsi="微软雅黑" w:hint="eastAsia"/>
                <w:color w:val="000000" w:themeColor="text1"/>
              </w:rPr>
              <w:t>是1号则默认上月</w:t>
            </w:r>
            <w:r w:rsidRPr="006E672B">
              <w:rPr>
                <w:rFonts w:ascii="微软雅黑" w:eastAsia="微软雅黑" w:hAnsi="微软雅黑" w:hint="eastAsia"/>
                <w:color w:val="000000" w:themeColor="text1"/>
              </w:rPr>
              <w:t>：</w:t>
            </w:r>
          </w:p>
          <w:p w:rsidR="00151C66" w:rsidRPr="006E672B" w:rsidRDefault="00651BB7" w:rsidP="00103A9D">
            <w:pPr>
              <w:rPr>
                <w:rFonts w:ascii="微软雅黑" w:eastAsia="微软雅黑" w:hAnsi="微软雅黑"/>
                <w:color w:val="000000" w:themeColor="text1"/>
              </w:rPr>
            </w:pPr>
            <w:r w:rsidRPr="006E672B">
              <w:rPr>
                <w:rFonts w:ascii="微软雅黑" w:eastAsia="微软雅黑" w:hAnsi="微软雅黑" w:hint="eastAsia"/>
                <w:noProof/>
                <w:color w:val="000000" w:themeColor="text1"/>
              </w:rPr>
              <w:drawing>
                <wp:inline distT="0" distB="0" distL="0" distR="0" wp14:anchorId="04E01178" wp14:editId="230ACBBD">
                  <wp:extent cx="1491698" cy="1367625"/>
                  <wp:effectExtent l="19050" t="0" r="0" b="0"/>
                  <wp:docPr id="1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srcRect b="4444"/>
                          <a:stretch>
                            <a:fillRect/>
                          </a:stretch>
                        </pic:blipFill>
                        <pic:spPr bwMode="auto">
                          <a:xfrm>
                            <a:off x="0" y="0"/>
                            <a:ext cx="1491698" cy="1367625"/>
                          </a:xfrm>
                          <a:prstGeom prst="rect">
                            <a:avLst/>
                          </a:prstGeom>
                          <a:noFill/>
                          <a:ln w="9525">
                            <a:noFill/>
                            <a:miter lim="800000"/>
                            <a:headEnd/>
                            <a:tailEnd/>
                          </a:ln>
                        </pic:spPr>
                      </pic:pic>
                    </a:graphicData>
                  </a:graphic>
                </wp:inline>
              </w:drawing>
            </w:r>
          </w:p>
          <w:p w:rsidR="00517831" w:rsidRPr="006E672B" w:rsidRDefault="00517831" w:rsidP="00FF1F8F">
            <w:pPr>
              <w:pStyle w:val="af1"/>
              <w:numPr>
                <w:ilvl w:val="0"/>
                <w:numId w:val="3"/>
              </w:numPr>
              <w:rPr>
                <w:rFonts w:ascii="微软雅黑" w:eastAsia="微软雅黑" w:hAnsi="微软雅黑"/>
                <w:color w:val="000000" w:themeColor="text1"/>
              </w:rPr>
            </w:pPr>
            <w:r w:rsidRPr="006E672B">
              <w:rPr>
                <w:rFonts w:ascii="微软雅黑" w:eastAsia="微软雅黑" w:hAnsi="微软雅黑" w:hint="eastAsia"/>
                <w:color w:val="000000" w:themeColor="text1"/>
              </w:rPr>
              <w:t>“问号”查看日期说明，鼠标移入</w:t>
            </w:r>
            <w:r w:rsidR="00BC76C1" w:rsidRPr="006E672B">
              <w:rPr>
                <w:rFonts w:ascii="微软雅黑" w:eastAsia="微软雅黑" w:hAnsi="微软雅黑" w:hint="eastAsia"/>
                <w:color w:val="000000" w:themeColor="text1"/>
              </w:rPr>
              <w:t>“问号”</w:t>
            </w:r>
            <w:r w:rsidR="00726ACF" w:rsidRPr="006E672B">
              <w:rPr>
                <w:rFonts w:ascii="微软雅黑" w:eastAsia="微软雅黑" w:hAnsi="微软雅黑" w:hint="eastAsia"/>
                <w:color w:val="000000" w:themeColor="text1"/>
              </w:rPr>
              <w:t>显示说明</w:t>
            </w:r>
            <w:r w:rsidR="00381269" w:rsidRPr="006E672B">
              <w:rPr>
                <w:rFonts w:ascii="微软雅黑" w:eastAsia="微软雅黑" w:hAnsi="微软雅黑" w:hint="eastAsia"/>
                <w:color w:val="000000" w:themeColor="text1"/>
              </w:rPr>
              <w:t>框</w:t>
            </w:r>
            <w:r w:rsidRPr="006E672B">
              <w:rPr>
                <w:rFonts w:ascii="微软雅黑" w:eastAsia="微软雅黑" w:hAnsi="微软雅黑" w:hint="eastAsia"/>
                <w:color w:val="000000" w:themeColor="text1"/>
              </w:rPr>
              <w:t>，移出收起</w:t>
            </w:r>
          </w:p>
          <w:p w:rsidR="007C08F8" w:rsidRDefault="007C08F8" w:rsidP="007C08F8">
            <w:pPr>
              <w:rPr>
                <w:rFonts w:ascii="微软雅黑" w:eastAsia="微软雅黑" w:hAnsi="微软雅黑"/>
                <w:color w:val="000000" w:themeColor="text1"/>
              </w:rPr>
            </w:pPr>
            <w:r w:rsidRPr="006E672B">
              <w:rPr>
                <w:rFonts w:ascii="微软雅黑" w:eastAsia="微软雅黑" w:hAnsi="微软雅黑"/>
                <w:noProof/>
                <w:color w:val="000000" w:themeColor="text1"/>
              </w:rPr>
              <w:drawing>
                <wp:inline distT="0" distB="0" distL="0" distR="0" wp14:anchorId="7036CC67" wp14:editId="014C74D9">
                  <wp:extent cx="3323854" cy="1549620"/>
                  <wp:effectExtent l="19050" t="19050" r="9896" b="1248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srcRect/>
                          <a:stretch>
                            <a:fillRect/>
                          </a:stretch>
                        </pic:blipFill>
                        <pic:spPr bwMode="auto">
                          <a:xfrm>
                            <a:off x="0" y="0"/>
                            <a:ext cx="3324800" cy="1550061"/>
                          </a:xfrm>
                          <a:prstGeom prst="rect">
                            <a:avLst/>
                          </a:prstGeom>
                          <a:noFill/>
                          <a:ln w="9525">
                            <a:solidFill>
                              <a:schemeClr val="bg1">
                                <a:lumMod val="75000"/>
                              </a:schemeClr>
                            </a:solidFill>
                            <a:miter lim="800000"/>
                            <a:headEnd/>
                            <a:tailEnd/>
                          </a:ln>
                        </pic:spPr>
                      </pic:pic>
                    </a:graphicData>
                  </a:graphic>
                </wp:inline>
              </w:drawing>
            </w:r>
          </w:p>
          <w:p w:rsidR="004D383B" w:rsidRPr="004D383B" w:rsidRDefault="004D383B" w:rsidP="007C08F8">
            <w:pPr>
              <w:rPr>
                <w:rFonts w:ascii="微软雅黑" w:eastAsia="微软雅黑" w:hAnsi="微软雅黑"/>
                <w:b/>
                <w:color w:val="000000" w:themeColor="text1"/>
              </w:rPr>
            </w:pPr>
            <w:r w:rsidRPr="004D383B">
              <w:rPr>
                <w:rFonts w:ascii="微软雅黑" w:eastAsia="微软雅黑" w:hAnsi="微软雅黑" w:hint="eastAsia"/>
                <w:b/>
                <w:color w:val="000000" w:themeColor="text1"/>
                <w:highlight w:val="yellow"/>
              </w:rPr>
              <w:t>2015-02-12，因技术实现问题，调整规则如下：</w:t>
            </w:r>
          </w:p>
          <w:p w:rsidR="003F4946" w:rsidRDefault="00075931" w:rsidP="003F4946">
            <w:pPr>
              <w:rPr>
                <w:noProof/>
              </w:rPr>
            </w:pPr>
            <w:r>
              <w:rPr>
                <w:noProof/>
              </w:rPr>
              <w:pict>
                <v:oval id="椭圆 28" o:spid="_x0000_s1026" style="position:absolute;margin-left:221pt;margin-top:116.8pt;width:33.95pt;height:36.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" filled="f" strokecolor="red" strokeweight="2pt"/>
              </w:pict>
            </w:r>
            <w:r w:rsidR="003F4946">
              <w:rPr>
                <w:noProof/>
              </w:rPr>
              <w:drawing>
                <wp:inline distT="0" distB="0" distL="0" distR="0" wp14:anchorId="6F84B2DE" wp14:editId="50CEECC1">
                  <wp:extent cx="4238625" cy="3295650"/>
                  <wp:effectExtent l="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238625" cy="3295650"/>
                          </a:xfrm>
                          <a:prstGeom prst="rect">
                            <a:avLst/>
                          </a:prstGeom>
                        </pic:spPr>
                      </pic:pic>
                    </a:graphicData>
                  </a:graphic>
                </wp:inline>
              </w:drawing>
            </w:r>
          </w:p>
          <w:p w:rsidR="003F4946" w:rsidRDefault="003F4946" w:rsidP="003F4946">
            <w:pPr>
              <w:pStyle w:val="af1"/>
              <w:numPr>
                <w:ilvl w:val="0"/>
                <w:numId w:val="30"/>
              </w:numPr>
              <w:overflowPunct/>
              <w:autoSpaceDE/>
              <w:autoSpaceDN/>
              <w:adjustRightInd/>
              <w:contextualSpacing w:val="0"/>
              <w:textAlignment w:val="auto"/>
              <w:rPr>
                <w:noProof/>
              </w:rPr>
            </w:pPr>
            <w:r>
              <w:rPr>
                <w:rFonts w:hint="eastAsia"/>
                <w:noProof/>
              </w:rPr>
              <w:t>按日查询，默认只有第二个日历的</w:t>
            </w:r>
            <w:r w:rsidRPr="005F1F3E">
              <w:rPr>
                <w:rFonts w:hint="eastAsia"/>
                <w:noProof/>
                <w:highlight w:val="yellow"/>
              </w:rPr>
              <w:t>“昨天”</w:t>
            </w:r>
            <w:r>
              <w:rPr>
                <w:rFonts w:hint="eastAsia"/>
                <w:noProof/>
              </w:rPr>
              <w:t>被选中。无任何操作点击【确定】仍显示“昨天”的数据。</w:t>
            </w:r>
          </w:p>
          <w:p w:rsidR="003F4946" w:rsidRDefault="003F4946" w:rsidP="003F4946">
            <w:pPr>
              <w:pStyle w:val="af1"/>
              <w:numPr>
                <w:ilvl w:val="0"/>
                <w:numId w:val="30"/>
              </w:numPr>
              <w:overflowPunct/>
              <w:autoSpaceDE/>
              <w:autoSpaceDN/>
              <w:adjustRightInd/>
              <w:contextualSpacing w:val="0"/>
              <w:textAlignment w:val="auto"/>
              <w:rPr>
                <w:noProof/>
              </w:rPr>
            </w:pPr>
            <w:r>
              <w:rPr>
                <w:rFonts w:hint="eastAsia"/>
                <w:noProof/>
              </w:rPr>
              <w:t>将第一个日历调整到三个月内的某一天，第二个日历</w:t>
            </w:r>
            <w:r w:rsidRPr="00177120">
              <w:rPr>
                <w:rFonts w:hint="eastAsia"/>
                <w:noProof/>
                <w:highlight w:val="yellow"/>
              </w:rPr>
              <w:t>没有操作却点击“确定”按钮</w:t>
            </w:r>
            <w:r>
              <w:rPr>
                <w:rFonts w:hint="eastAsia"/>
                <w:noProof/>
              </w:rPr>
              <w:t>，此时如下图弹窗提醒用户，如果用户点击“只看这天的数据”相当于“确定”进行数据查询。如果用户点击“继续选择”就停留在日期控件上。</w:t>
            </w:r>
          </w:p>
          <w:p w:rsidR="003F4946" w:rsidRDefault="003F4946" w:rsidP="003F4946">
            <w:pPr>
              <w:rPr>
                <w:noProof/>
              </w:rPr>
            </w:pPr>
            <w:r>
              <w:rPr>
                <w:noProof/>
              </w:rPr>
              <w:drawing>
                <wp:inline distT="0" distB="0" distL="0" distR="0" wp14:anchorId="5D53C69E" wp14:editId="71F792AE">
                  <wp:extent cx="4438650" cy="1971675"/>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438650" cy="1971675"/>
                          </a:xfrm>
                          <a:prstGeom prst="rect">
                            <a:avLst/>
                          </a:prstGeom>
                        </pic:spPr>
                      </pic:pic>
                    </a:graphicData>
                  </a:graphic>
                </wp:inline>
              </w:drawing>
            </w:r>
          </w:p>
          <w:p w:rsidR="003F4946" w:rsidRDefault="003F4946" w:rsidP="003F4946">
            <w:pPr>
              <w:rPr>
                <w:noProof/>
              </w:rPr>
            </w:pPr>
            <w:r>
              <w:rPr>
                <w:rFonts w:hint="eastAsia"/>
                <w:noProof/>
              </w:rPr>
              <w:t>当用户选择的日期跨度超过</w:t>
            </w:r>
            <w:r>
              <w:rPr>
                <w:rFonts w:hint="eastAsia"/>
                <w:noProof/>
              </w:rPr>
              <w:t>3</w:t>
            </w:r>
            <w:r>
              <w:rPr>
                <w:rFonts w:hint="eastAsia"/>
                <w:noProof/>
              </w:rPr>
              <w:t>个月，提示用户：选择范围不能超过三个月，请重新选择。</w:t>
            </w:r>
          </w:p>
          <w:p w:rsidR="003F4946" w:rsidRDefault="003F4946" w:rsidP="003F4946">
            <w:pPr>
              <w:pStyle w:val="af1"/>
              <w:widowControl w:val="0"/>
              <w:numPr>
                <w:ilvl w:val="0"/>
                <w:numId w:val="31"/>
              </w:numPr>
              <w:overflowPunct/>
              <w:autoSpaceDE/>
              <w:autoSpaceDN/>
              <w:adjustRightInd/>
              <w:contextualSpacing w:val="0"/>
              <w:jc w:val="both"/>
              <w:textAlignment w:val="auto"/>
              <w:rPr>
                <w:noProof/>
              </w:rPr>
            </w:pPr>
            <w:r>
              <w:rPr>
                <w:rFonts w:hint="eastAsia"/>
                <w:noProof/>
              </w:rPr>
              <w:t>选定某天</w:t>
            </w:r>
            <w:r>
              <w:rPr>
                <w:rFonts w:hint="eastAsia"/>
                <w:noProof/>
              </w:rPr>
              <w:t>/</w:t>
            </w:r>
            <w:r>
              <w:rPr>
                <w:rFonts w:hint="eastAsia"/>
                <w:noProof/>
              </w:rPr>
              <w:t>某段时间后，再次使用“查看日期”按钮，回到默认值按天查看</w:t>
            </w:r>
            <w:r>
              <w:rPr>
                <w:rFonts w:hint="eastAsia"/>
                <w:noProof/>
              </w:rPr>
              <w:t>--</w:t>
            </w:r>
            <w:r>
              <w:rPr>
                <w:rFonts w:hint="eastAsia"/>
                <w:noProof/>
              </w:rPr>
              <w:t>“昨天”。此条适用于“按日查询”“按周查询”“按月查询”</w:t>
            </w:r>
          </w:p>
          <w:p w:rsidR="003F4946" w:rsidRDefault="003F4946" w:rsidP="003F4946">
            <w:pPr>
              <w:pStyle w:val="af1"/>
              <w:widowControl w:val="0"/>
              <w:numPr>
                <w:ilvl w:val="0"/>
                <w:numId w:val="31"/>
              </w:numPr>
              <w:overflowPunct/>
              <w:autoSpaceDE/>
              <w:autoSpaceDN/>
              <w:adjustRightInd/>
              <w:contextualSpacing w:val="0"/>
              <w:jc w:val="both"/>
              <w:textAlignment w:val="auto"/>
              <w:rPr>
                <w:noProof/>
              </w:rPr>
            </w:pPr>
            <w:r w:rsidRPr="0096584C">
              <w:rPr>
                <w:rFonts w:hint="eastAsia"/>
                <w:noProof/>
                <w:highlight w:val="yellow"/>
              </w:rPr>
              <w:t>按周查看，</w:t>
            </w:r>
            <w:r>
              <w:rPr>
                <w:rFonts w:hint="eastAsia"/>
                <w:noProof/>
              </w:rPr>
              <w:t>默认第一个日历的“当周”被选中</w:t>
            </w:r>
          </w:p>
          <w:p w:rsidR="003F4946" w:rsidRDefault="003F4946" w:rsidP="003F4946">
            <w:pPr>
              <w:pStyle w:val="af1"/>
              <w:widowControl w:val="0"/>
              <w:numPr>
                <w:ilvl w:val="0"/>
                <w:numId w:val="31"/>
              </w:numPr>
              <w:overflowPunct/>
              <w:autoSpaceDE/>
              <w:autoSpaceDN/>
              <w:adjustRightInd/>
              <w:contextualSpacing w:val="0"/>
              <w:jc w:val="both"/>
              <w:textAlignment w:val="auto"/>
              <w:rPr>
                <w:noProof/>
              </w:rPr>
            </w:pPr>
            <w:r>
              <w:rPr>
                <w:rFonts w:hint="eastAsia"/>
                <w:noProof/>
              </w:rPr>
              <w:t>当昨天是</w:t>
            </w:r>
            <w:r>
              <w:rPr>
                <w:rFonts w:hint="eastAsia"/>
                <w:noProof/>
              </w:rPr>
              <w:t>1</w:t>
            </w:r>
            <w:r>
              <w:rPr>
                <w:rFonts w:hint="eastAsia"/>
                <w:noProof/>
              </w:rPr>
              <w:t>号时，</w:t>
            </w:r>
            <w:r>
              <w:rPr>
                <w:rFonts w:hint="eastAsia"/>
                <w:noProof/>
              </w:rPr>
              <w:t>1</w:t>
            </w:r>
            <w:r>
              <w:rPr>
                <w:rFonts w:hint="eastAsia"/>
                <w:noProof/>
              </w:rPr>
              <w:t>号当前行都红（不论是否有数字显示）</w:t>
            </w:r>
          </w:p>
          <w:p w:rsidR="003F4946" w:rsidRDefault="003F4946" w:rsidP="003F4946">
            <w:pPr>
              <w:pStyle w:val="af1"/>
              <w:widowControl w:val="0"/>
              <w:numPr>
                <w:ilvl w:val="0"/>
                <w:numId w:val="31"/>
              </w:numPr>
              <w:overflowPunct/>
              <w:autoSpaceDE/>
              <w:autoSpaceDN/>
              <w:adjustRightInd/>
              <w:contextualSpacing w:val="0"/>
              <w:jc w:val="both"/>
              <w:textAlignment w:val="auto"/>
              <w:rPr>
                <w:noProof/>
              </w:rPr>
            </w:pPr>
            <w:r>
              <w:rPr>
                <w:rFonts w:hint="eastAsia"/>
                <w:noProof/>
              </w:rPr>
              <w:t>当昨天是</w:t>
            </w:r>
            <w:r>
              <w:rPr>
                <w:rFonts w:hint="eastAsia"/>
                <w:noProof/>
              </w:rPr>
              <w:t>31</w:t>
            </w:r>
            <w:r>
              <w:rPr>
                <w:rFonts w:hint="eastAsia"/>
                <w:noProof/>
              </w:rPr>
              <w:t>号时，默认显示</w:t>
            </w:r>
            <w:r>
              <w:rPr>
                <w:rFonts w:hint="eastAsia"/>
                <w:noProof/>
              </w:rPr>
              <w:t>31</w:t>
            </w:r>
            <w:r>
              <w:rPr>
                <w:rFonts w:hint="eastAsia"/>
                <w:noProof/>
              </w:rPr>
              <w:t>号所在的周。</w:t>
            </w:r>
          </w:p>
          <w:p w:rsidR="003F4946" w:rsidRDefault="003F4946" w:rsidP="003F4946">
            <w:pPr>
              <w:rPr>
                <w:noProof/>
              </w:rPr>
            </w:pPr>
            <w:r>
              <w:rPr>
                <w:noProof/>
              </w:rPr>
              <w:drawing>
                <wp:inline distT="0" distB="0" distL="0" distR="0" wp14:anchorId="65A7C1FC" wp14:editId="6FC9CEB0">
                  <wp:extent cx="3968151" cy="2685517"/>
                  <wp:effectExtent l="0" t="0" r="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967033" cy="2684761"/>
                          </a:xfrm>
                          <a:prstGeom prst="rect">
                            <a:avLst/>
                          </a:prstGeom>
                        </pic:spPr>
                      </pic:pic>
                    </a:graphicData>
                  </a:graphic>
                </wp:inline>
              </w:drawing>
            </w:r>
          </w:p>
          <w:p w:rsidR="003F4946" w:rsidRDefault="003F4946" w:rsidP="003F4946">
            <w:pPr>
              <w:rPr>
                <w:noProof/>
              </w:rPr>
            </w:pPr>
          </w:p>
          <w:p w:rsidR="003F4946" w:rsidRPr="00793CF1" w:rsidRDefault="003F4946" w:rsidP="003F4946">
            <w:pPr>
              <w:rPr>
                <w:noProof/>
              </w:rPr>
            </w:pPr>
            <w:r w:rsidRPr="0096584C">
              <w:rPr>
                <w:rFonts w:hint="eastAsia"/>
                <w:noProof/>
                <w:highlight w:val="yellow"/>
              </w:rPr>
              <w:t>“按月查询”</w:t>
            </w:r>
            <w:r>
              <w:rPr>
                <w:rFonts w:hint="eastAsia"/>
                <w:noProof/>
              </w:rPr>
              <w:t>默认</w:t>
            </w:r>
            <w:r w:rsidRPr="0096584C">
              <w:rPr>
                <w:rFonts w:hint="eastAsia"/>
                <w:noProof/>
                <w:highlight w:val="yellow"/>
              </w:rPr>
              <w:t>使用第二个日历</w:t>
            </w:r>
            <w:r>
              <w:rPr>
                <w:rFonts w:hint="eastAsia"/>
                <w:noProof/>
              </w:rPr>
              <w:t>，默认显示当前月</w:t>
            </w:r>
            <w:r w:rsidRPr="00793CF1">
              <w:rPr>
                <w:rFonts w:hint="eastAsia"/>
                <w:noProof/>
              </w:rPr>
              <w:t xml:space="preserve"> </w:t>
            </w:r>
          </w:p>
          <w:p w:rsidR="003F4946" w:rsidRDefault="003F4946" w:rsidP="003F4946">
            <w:pPr>
              <w:rPr>
                <w:noProof/>
              </w:rPr>
            </w:pPr>
          </w:p>
          <w:p w:rsidR="003F4946" w:rsidRDefault="003F4946" w:rsidP="003F4946">
            <w:pPr>
              <w:rPr>
                <w:noProof/>
              </w:rPr>
            </w:pPr>
          </w:p>
          <w:p w:rsidR="003F4946" w:rsidRPr="003F4946" w:rsidRDefault="003F4946" w:rsidP="007C08F8">
            <w:pPr>
              <w:rPr>
                <w:rFonts w:ascii="微软雅黑" w:eastAsia="微软雅黑" w:hAnsi="微软雅黑"/>
                <w:color w:val="000000" w:themeColor="text1"/>
              </w:rPr>
            </w:pPr>
          </w:p>
          <w:p w:rsidR="003F4946" w:rsidRDefault="003F4946" w:rsidP="007C08F8">
            <w:pPr>
              <w:rPr>
                <w:rFonts w:ascii="微软雅黑" w:eastAsia="微软雅黑" w:hAnsi="微软雅黑"/>
                <w:color w:val="000000" w:themeColor="text1"/>
              </w:rPr>
            </w:pPr>
          </w:p>
          <w:p w:rsidR="003F4946" w:rsidRDefault="003F4946" w:rsidP="007C08F8">
            <w:pPr>
              <w:rPr>
                <w:rFonts w:ascii="微软雅黑" w:eastAsia="微软雅黑" w:hAnsi="微软雅黑"/>
                <w:color w:val="000000" w:themeColor="text1"/>
              </w:rPr>
            </w:pPr>
          </w:p>
          <w:p w:rsidR="003F4946" w:rsidRDefault="003F4946" w:rsidP="007C08F8">
            <w:pPr>
              <w:rPr>
                <w:rFonts w:ascii="微软雅黑" w:eastAsia="微软雅黑" w:hAnsi="微软雅黑"/>
                <w:color w:val="000000" w:themeColor="text1"/>
              </w:rPr>
            </w:pPr>
          </w:p>
          <w:p w:rsidR="003F4946" w:rsidRPr="006E672B" w:rsidRDefault="003F4946" w:rsidP="007C08F8">
            <w:pPr>
              <w:rPr>
                <w:rFonts w:ascii="微软雅黑" w:eastAsia="微软雅黑" w:hAnsi="微软雅黑"/>
                <w:color w:val="000000" w:themeColor="text1"/>
              </w:rPr>
            </w:pPr>
          </w:p>
        </w:tc>
      </w:tr>
    </w:tbl>
    <w:p w:rsidR="00343D05" w:rsidRPr="006E672B" w:rsidRDefault="00343D05" w:rsidP="00FF1F8F">
      <w:pPr>
        <w:pStyle w:val="2"/>
        <w:numPr>
          <w:ilvl w:val="2"/>
          <w:numId w:val="1"/>
        </w:numPr>
        <w:ind w:firstLineChars="0"/>
        <w:rPr>
          <w:color w:val="000000" w:themeColor="text1"/>
        </w:rPr>
      </w:pPr>
      <w:bookmarkStart w:id="29" w:name="_Toc408154427"/>
      <w:bookmarkEnd w:id="0"/>
      <w:bookmarkEnd w:id="1"/>
      <w:bookmarkEnd w:id="2"/>
      <w:bookmarkEnd w:id="3"/>
      <w:bookmarkEnd w:id="4"/>
      <w:bookmarkEnd w:id="5"/>
      <w:bookmarkEnd w:id="6"/>
      <w:bookmarkEnd w:id="7"/>
      <w:bookmarkEnd w:id="8"/>
      <w:r w:rsidRPr="006E672B">
        <w:rPr>
          <w:rFonts w:hint="eastAsia"/>
          <w:color w:val="000000" w:themeColor="text1"/>
        </w:rPr>
        <w:t>打印</w:t>
      </w:r>
      <w:bookmarkEnd w:id="29"/>
    </w:p>
    <w:tbl>
      <w:tblPr>
        <w:tblW w:w="8751" w:type="dxa"/>
        <w:tblInd w:w="2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4"/>
        <w:gridCol w:w="7797"/>
      </w:tblGrid>
      <w:tr w:rsidR="00343D05" w:rsidRPr="006E672B" w:rsidTr="00D95468">
        <w:tc>
          <w:tcPr>
            <w:tcW w:w="954" w:type="dxa"/>
          </w:tcPr>
          <w:p w:rsidR="00343D05" w:rsidRPr="006E672B" w:rsidRDefault="00343D05" w:rsidP="00D95468">
            <w:pPr>
              <w:rPr>
                <w:rFonts w:ascii="微软雅黑" w:eastAsia="微软雅黑" w:hAnsi="微软雅黑" w:cs="Arial"/>
                <w:b/>
                <w:bCs/>
                <w:color w:val="000000" w:themeColor="text1"/>
                <w:lang w:eastAsia="zh-TW"/>
              </w:rPr>
            </w:pPr>
            <w:r w:rsidRPr="006E672B">
              <w:rPr>
                <w:rFonts w:ascii="微软雅黑" w:eastAsia="微软雅黑" w:hAnsi="微软雅黑" w:cs="Arial" w:hint="eastAsia"/>
                <w:b/>
                <w:bCs/>
                <w:color w:val="000000" w:themeColor="text1"/>
              </w:rPr>
              <w:t>功能说明</w:t>
            </w:r>
          </w:p>
        </w:tc>
        <w:tc>
          <w:tcPr>
            <w:tcW w:w="7797" w:type="dxa"/>
          </w:tcPr>
          <w:p w:rsidR="00343D05" w:rsidRPr="006E672B" w:rsidRDefault="00343D05" w:rsidP="00D95468">
            <w:pPr>
              <w:rPr>
                <w:rFonts w:ascii="微软雅黑" w:eastAsia="微软雅黑" w:hAnsi="微软雅黑" w:cs="Arial"/>
                <w:bCs/>
                <w:color w:val="000000" w:themeColor="text1"/>
              </w:rPr>
            </w:pPr>
            <w:r w:rsidRPr="006E672B">
              <w:rPr>
                <w:rFonts w:ascii="微软雅黑" w:eastAsia="微软雅黑" w:hAnsi="微软雅黑" w:cs="Arial" w:hint="eastAsia"/>
                <w:bCs/>
                <w:color w:val="000000" w:themeColor="text1"/>
              </w:rPr>
              <w:t>打印整个页面</w:t>
            </w:r>
          </w:p>
        </w:tc>
      </w:tr>
      <w:tr w:rsidR="00343D05" w:rsidRPr="006E672B" w:rsidTr="00D95468">
        <w:trPr>
          <w:trHeight w:val="287"/>
        </w:trPr>
        <w:tc>
          <w:tcPr>
            <w:tcW w:w="954" w:type="dxa"/>
          </w:tcPr>
          <w:p w:rsidR="00343D05" w:rsidRPr="006E672B" w:rsidRDefault="00343D05" w:rsidP="00D95468">
            <w:pPr>
              <w:rPr>
                <w:rFonts w:ascii="微软雅黑" w:eastAsia="微软雅黑" w:hAnsi="微软雅黑" w:cs="Arial"/>
                <w:b/>
                <w:bCs/>
                <w:color w:val="000000" w:themeColor="text1"/>
              </w:rPr>
            </w:pPr>
            <w:r w:rsidRPr="006E672B">
              <w:rPr>
                <w:rFonts w:ascii="微软雅黑" w:eastAsia="微软雅黑" w:hAnsi="微软雅黑" w:cs="Arial" w:hint="eastAsia"/>
                <w:b/>
                <w:bCs/>
                <w:color w:val="000000" w:themeColor="text1"/>
              </w:rPr>
              <w:t>详细描述</w:t>
            </w:r>
          </w:p>
        </w:tc>
        <w:tc>
          <w:tcPr>
            <w:tcW w:w="7797" w:type="dxa"/>
          </w:tcPr>
          <w:p w:rsidR="00A9513F" w:rsidRDefault="00A9513F" w:rsidP="00D95468">
            <w:pPr>
              <w:rPr>
                <w:rFonts w:ascii="微软雅黑" w:eastAsia="微软雅黑" w:hAnsi="微软雅黑"/>
                <w:noProof/>
                <w:color w:val="000000" w:themeColor="text1"/>
              </w:rPr>
            </w:pPr>
            <w:r>
              <w:rPr>
                <w:rFonts w:ascii="微软雅黑" w:eastAsia="微软雅黑" w:hAnsi="微软雅黑" w:hint="eastAsia"/>
                <w:noProof/>
                <w:color w:val="000000" w:themeColor="text1"/>
              </w:rPr>
              <w:t>浏览器</w:t>
            </w:r>
            <w:r w:rsidR="009F3432">
              <w:rPr>
                <w:rFonts w:ascii="微软雅黑" w:eastAsia="微软雅黑" w:hAnsi="微软雅黑" w:hint="eastAsia"/>
                <w:noProof/>
                <w:color w:val="000000" w:themeColor="text1"/>
              </w:rPr>
              <w:t>自带</w:t>
            </w:r>
            <w:r>
              <w:rPr>
                <w:rFonts w:ascii="微软雅黑" w:eastAsia="微软雅黑" w:hAnsi="微软雅黑" w:hint="eastAsia"/>
                <w:noProof/>
                <w:color w:val="000000" w:themeColor="text1"/>
              </w:rPr>
              <w:t>的打印功能</w:t>
            </w:r>
          </w:p>
          <w:p w:rsidR="00642555" w:rsidRPr="00642555" w:rsidRDefault="00642555" w:rsidP="00642555">
            <w:pPr>
              <w:rPr>
                <w:rFonts w:ascii="微软雅黑" w:eastAsia="微软雅黑" w:hAnsi="微软雅黑"/>
                <w:noProof/>
                <w:color w:val="000000" w:themeColor="text1"/>
              </w:rPr>
            </w:pPr>
            <w:r>
              <w:rPr>
                <w:rFonts w:ascii="微软雅黑" w:eastAsia="微软雅黑" w:hAnsi="微软雅黑" w:hint="eastAsia"/>
                <w:noProof/>
                <w:color w:val="000000" w:themeColor="text1"/>
              </w:rPr>
              <w:t>打印时：</w:t>
            </w:r>
            <w:r w:rsidRPr="00642555">
              <w:rPr>
                <w:rFonts w:ascii="微软雅黑" w:eastAsia="微软雅黑" w:hAnsi="微软雅黑" w:hint="eastAsia"/>
                <w:noProof/>
                <w:color w:val="000000" w:themeColor="text1"/>
              </w:rPr>
              <w:t>左侧菜单导航收起</w:t>
            </w:r>
          </w:p>
          <w:p w:rsidR="00642555" w:rsidRDefault="00642555" w:rsidP="00642555">
            <w:pPr>
              <w:rPr>
                <w:rFonts w:ascii="微软雅黑" w:eastAsia="微软雅黑" w:hAnsi="微软雅黑"/>
                <w:noProof/>
                <w:color w:val="000000" w:themeColor="text1"/>
              </w:rPr>
            </w:pPr>
            <w:r>
              <w:rPr>
                <w:rFonts w:ascii="微软雅黑" w:eastAsia="微软雅黑" w:hAnsi="微软雅黑" w:hint="eastAsia"/>
                <w:noProof/>
                <w:color w:val="000000" w:themeColor="text1"/>
              </w:rPr>
              <w:t xml:space="preserve">打印设置：使用 </w:t>
            </w:r>
            <w:r w:rsidRPr="00642555">
              <w:rPr>
                <w:rFonts w:ascii="微软雅黑" w:eastAsia="微软雅黑" w:hAnsi="微软雅黑" w:hint="eastAsia"/>
                <w:noProof/>
                <w:color w:val="000000" w:themeColor="text1"/>
              </w:rPr>
              <w:t>A4纸张，横向</w:t>
            </w:r>
            <w:r>
              <w:rPr>
                <w:rFonts w:ascii="微软雅黑" w:eastAsia="微软雅黑" w:hAnsi="微软雅黑" w:hint="eastAsia"/>
                <w:noProof/>
                <w:color w:val="000000" w:themeColor="text1"/>
              </w:rPr>
              <w:t>，左右、上下边距</w:t>
            </w:r>
            <w:r w:rsidRPr="00642555">
              <w:rPr>
                <w:rFonts w:ascii="微软雅黑" w:eastAsia="微软雅黑" w:hAnsi="微软雅黑" w:hint="eastAsia"/>
                <w:noProof/>
                <w:color w:val="000000" w:themeColor="text1"/>
              </w:rPr>
              <w:t>都为1毫米</w:t>
            </w:r>
            <w:r w:rsidR="008E0F56">
              <w:rPr>
                <w:rFonts w:ascii="微软雅黑" w:eastAsia="微软雅黑" w:hAnsi="微软雅黑" w:hint="eastAsia"/>
                <w:noProof/>
                <w:color w:val="000000" w:themeColor="text1"/>
              </w:rPr>
              <w:t>（如下图2）</w:t>
            </w:r>
            <w:r w:rsidR="005812F8">
              <w:rPr>
                <w:rFonts w:ascii="微软雅黑" w:eastAsia="微软雅黑" w:hAnsi="微软雅黑" w:hint="eastAsia"/>
                <w:noProof/>
                <w:color w:val="000000" w:themeColor="text1"/>
              </w:rPr>
              <w:t>（具体可见原型）</w:t>
            </w:r>
          </w:p>
          <w:p w:rsidR="001C0E1F" w:rsidRDefault="00A9513F" w:rsidP="00D95468">
            <w:pPr>
              <w:rPr>
                <w:rFonts w:ascii="微软雅黑" w:eastAsia="微软雅黑" w:hAnsi="微软雅黑"/>
                <w:color w:val="000000" w:themeColor="text1"/>
              </w:rPr>
            </w:pPr>
            <w:r w:rsidRPr="00A9513F">
              <w:rPr>
                <w:rFonts w:ascii="微软雅黑" w:eastAsia="微软雅黑" w:hAnsi="微软雅黑"/>
                <w:noProof/>
                <w:color w:val="000000" w:themeColor="text1"/>
              </w:rPr>
              <w:drawing>
                <wp:inline distT="0" distB="0" distL="0" distR="0">
                  <wp:extent cx="4209135" cy="218597"/>
                  <wp:effectExtent l="19050" t="19050" r="19965" b="10003"/>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4358480" cy="226353"/>
                          </a:xfrm>
                          <a:prstGeom prst="rect">
                            <a:avLst/>
                          </a:prstGeom>
                          <a:noFill/>
                          <a:ln w="9525">
                            <a:solidFill>
                              <a:schemeClr val="bg1">
                                <a:lumMod val="75000"/>
                              </a:schemeClr>
                            </a:solidFill>
                            <a:miter lim="800000"/>
                            <a:headEnd/>
                            <a:tailEnd/>
                          </a:ln>
                        </pic:spPr>
                      </pic:pic>
                    </a:graphicData>
                  </a:graphic>
                </wp:inline>
              </w:drawing>
            </w:r>
            <w:r w:rsidR="008E0F56">
              <w:rPr>
                <w:rFonts w:ascii="微软雅黑" w:eastAsia="微软雅黑" w:hAnsi="微软雅黑" w:hint="eastAsia"/>
                <w:color w:val="000000" w:themeColor="text1"/>
              </w:rPr>
              <w:t>（图1）</w:t>
            </w:r>
          </w:p>
          <w:p w:rsidR="008E0F56" w:rsidRDefault="008E0F56" w:rsidP="008E0F56">
            <w:pPr>
              <w:rPr>
                <w:rFonts w:ascii="微软雅黑" w:eastAsia="微软雅黑" w:hAnsi="微软雅黑"/>
                <w:color w:val="000000" w:themeColor="text1"/>
              </w:rPr>
            </w:pPr>
            <w:r>
              <w:rPr>
                <w:rFonts w:ascii="微软雅黑" w:eastAsia="微软雅黑" w:hAnsi="微软雅黑"/>
                <w:noProof/>
                <w:color w:val="000000" w:themeColor="text1"/>
              </w:rPr>
              <w:drawing>
                <wp:inline distT="0" distB="0" distL="0" distR="0">
                  <wp:extent cx="2143918" cy="2333548"/>
                  <wp:effectExtent l="19050" t="0" r="8732"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2143976" cy="2333611"/>
                          </a:xfrm>
                          <a:prstGeom prst="rect">
                            <a:avLst/>
                          </a:prstGeom>
                          <a:noFill/>
                          <a:ln w="9525">
                            <a:noFill/>
                            <a:miter lim="800000"/>
                            <a:headEnd/>
                            <a:tailEnd/>
                          </a:ln>
                        </pic:spPr>
                      </pic:pic>
                    </a:graphicData>
                  </a:graphic>
                </wp:inline>
              </w:drawing>
            </w:r>
            <w:r>
              <w:rPr>
                <w:rFonts w:ascii="微软雅黑" w:eastAsia="微软雅黑" w:hAnsi="微软雅黑" w:hint="eastAsia"/>
                <w:color w:val="000000" w:themeColor="text1"/>
              </w:rPr>
              <w:t>(图2)</w:t>
            </w:r>
          </w:p>
          <w:p w:rsidR="0098148E" w:rsidRPr="006E672B" w:rsidRDefault="0098148E" w:rsidP="008E0F56">
            <w:pPr>
              <w:rPr>
                <w:rFonts w:ascii="微软雅黑" w:eastAsia="微软雅黑" w:hAnsi="微软雅黑"/>
                <w:color w:val="000000" w:themeColor="text1"/>
              </w:rPr>
            </w:pPr>
          </w:p>
        </w:tc>
      </w:tr>
    </w:tbl>
    <w:p w:rsidR="00C04B71" w:rsidRPr="006E672B" w:rsidRDefault="00C04B71" w:rsidP="00C04B71">
      <w:pPr>
        <w:rPr>
          <w:color w:val="000000" w:themeColor="text1"/>
        </w:rPr>
      </w:pPr>
    </w:p>
    <w:p w:rsidR="00CA1900" w:rsidRPr="006E672B" w:rsidRDefault="00CA1900" w:rsidP="00FF1F8F">
      <w:pPr>
        <w:pStyle w:val="2"/>
        <w:numPr>
          <w:ilvl w:val="2"/>
          <w:numId w:val="1"/>
        </w:numPr>
        <w:ind w:firstLineChars="0"/>
        <w:rPr>
          <w:color w:val="000000" w:themeColor="text1"/>
        </w:rPr>
      </w:pPr>
      <w:bookmarkStart w:id="30" w:name="_Toc408154428"/>
      <w:r w:rsidRPr="006E672B">
        <w:rPr>
          <w:rFonts w:hint="eastAsia"/>
          <w:color w:val="000000" w:themeColor="text1"/>
        </w:rPr>
        <w:t>页面主体</w:t>
      </w:r>
      <w:bookmarkEnd w:id="30"/>
    </w:p>
    <w:tbl>
      <w:tblPr>
        <w:tblW w:w="8751" w:type="dxa"/>
        <w:tblInd w:w="2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4"/>
        <w:gridCol w:w="7797"/>
      </w:tblGrid>
      <w:tr w:rsidR="00CA1900" w:rsidRPr="006E672B" w:rsidTr="005229D6">
        <w:tc>
          <w:tcPr>
            <w:tcW w:w="954" w:type="dxa"/>
          </w:tcPr>
          <w:p w:rsidR="00CA1900" w:rsidRPr="006E672B" w:rsidRDefault="00CA1900" w:rsidP="005229D6">
            <w:pPr>
              <w:rPr>
                <w:rFonts w:ascii="微软雅黑" w:eastAsia="微软雅黑" w:hAnsi="微软雅黑" w:cs="Arial"/>
                <w:b/>
                <w:bCs/>
                <w:color w:val="000000" w:themeColor="text1"/>
                <w:lang w:eastAsia="zh-TW"/>
              </w:rPr>
            </w:pPr>
            <w:r w:rsidRPr="006E672B">
              <w:rPr>
                <w:rFonts w:ascii="微软雅黑" w:eastAsia="微软雅黑" w:hAnsi="微软雅黑" w:cs="Arial" w:hint="eastAsia"/>
                <w:b/>
                <w:bCs/>
                <w:color w:val="000000" w:themeColor="text1"/>
              </w:rPr>
              <w:t>功能说明</w:t>
            </w:r>
          </w:p>
        </w:tc>
        <w:tc>
          <w:tcPr>
            <w:tcW w:w="7797" w:type="dxa"/>
          </w:tcPr>
          <w:p w:rsidR="00CA1900" w:rsidRPr="006E672B" w:rsidRDefault="00CA1900" w:rsidP="00DD0D54">
            <w:pPr>
              <w:rPr>
                <w:rFonts w:ascii="微软雅黑" w:eastAsia="微软雅黑" w:hAnsi="微软雅黑" w:cs="Arial"/>
                <w:bCs/>
                <w:color w:val="000000" w:themeColor="text1"/>
              </w:rPr>
            </w:pPr>
            <w:r w:rsidRPr="006E672B">
              <w:rPr>
                <w:rFonts w:ascii="微软雅黑" w:eastAsia="微软雅黑" w:hAnsi="微软雅黑" w:cs="Arial" w:hint="eastAsia"/>
                <w:bCs/>
                <w:color w:val="000000" w:themeColor="text1"/>
              </w:rPr>
              <w:t>选项卡的形式</w:t>
            </w:r>
            <w:r w:rsidR="001C2823">
              <w:rPr>
                <w:rFonts w:ascii="微软雅黑" w:eastAsia="微软雅黑" w:hAnsi="微软雅黑" w:cs="Arial" w:hint="eastAsia"/>
                <w:bCs/>
                <w:color w:val="000000" w:themeColor="text1"/>
              </w:rPr>
              <w:t>聚</w:t>
            </w:r>
            <w:r w:rsidRPr="006E672B">
              <w:rPr>
                <w:rFonts w:ascii="微软雅黑" w:eastAsia="微软雅黑" w:hAnsi="微软雅黑" w:cs="Arial" w:hint="eastAsia"/>
                <w:bCs/>
                <w:color w:val="000000" w:themeColor="text1"/>
              </w:rPr>
              <w:t>合</w:t>
            </w:r>
            <w:r w:rsidR="00DD0D54">
              <w:rPr>
                <w:rFonts w:ascii="微软雅黑" w:eastAsia="微软雅黑" w:hAnsi="微软雅黑" w:cs="Arial" w:hint="eastAsia"/>
                <w:bCs/>
                <w:color w:val="000000" w:themeColor="text1"/>
              </w:rPr>
              <w:t>不同平台的</w:t>
            </w:r>
            <w:r w:rsidRPr="006E672B">
              <w:rPr>
                <w:rFonts w:ascii="微软雅黑" w:eastAsia="微软雅黑" w:hAnsi="微软雅黑" w:cs="Arial" w:hint="eastAsia"/>
                <w:bCs/>
                <w:color w:val="000000" w:themeColor="text1"/>
              </w:rPr>
              <w:t>数据</w:t>
            </w:r>
          </w:p>
        </w:tc>
      </w:tr>
      <w:tr w:rsidR="00CA1900" w:rsidRPr="006E672B" w:rsidTr="005229D6">
        <w:trPr>
          <w:trHeight w:val="287"/>
        </w:trPr>
        <w:tc>
          <w:tcPr>
            <w:tcW w:w="954" w:type="dxa"/>
          </w:tcPr>
          <w:p w:rsidR="00CA1900" w:rsidRPr="006E672B" w:rsidRDefault="00CA1900" w:rsidP="005229D6">
            <w:pPr>
              <w:rPr>
                <w:rFonts w:ascii="微软雅黑" w:eastAsia="微软雅黑" w:hAnsi="微软雅黑" w:cs="Arial"/>
                <w:b/>
                <w:bCs/>
                <w:color w:val="000000" w:themeColor="text1"/>
              </w:rPr>
            </w:pPr>
            <w:r w:rsidRPr="006E672B">
              <w:rPr>
                <w:rFonts w:ascii="微软雅黑" w:eastAsia="微软雅黑" w:hAnsi="微软雅黑" w:cs="Arial" w:hint="eastAsia"/>
                <w:b/>
                <w:bCs/>
                <w:color w:val="000000" w:themeColor="text1"/>
              </w:rPr>
              <w:t>详细描述</w:t>
            </w:r>
          </w:p>
        </w:tc>
        <w:tc>
          <w:tcPr>
            <w:tcW w:w="7797" w:type="dxa"/>
          </w:tcPr>
          <w:p w:rsidR="00CA1900" w:rsidRPr="006E672B" w:rsidRDefault="00CA1900" w:rsidP="005229D6">
            <w:pPr>
              <w:rPr>
                <w:rFonts w:ascii="微软雅黑" w:eastAsia="微软雅黑" w:hAnsi="微软雅黑"/>
                <w:noProof/>
                <w:color w:val="000000" w:themeColor="text1"/>
              </w:rPr>
            </w:pPr>
            <w:r w:rsidRPr="006E672B">
              <w:rPr>
                <w:rFonts w:ascii="微软雅黑" w:eastAsia="微软雅黑" w:hAnsi="微软雅黑" w:hint="eastAsia"/>
                <w:noProof/>
                <w:color w:val="000000" w:themeColor="text1"/>
              </w:rPr>
              <w:t>三块：</w:t>
            </w:r>
            <w:r w:rsidR="00BB0C1F" w:rsidRPr="006E672B">
              <w:rPr>
                <w:rFonts w:ascii="微软雅黑" w:eastAsia="微软雅黑" w:hAnsi="微软雅黑" w:hint="eastAsia"/>
                <w:noProof/>
                <w:color w:val="000000" w:themeColor="text1"/>
              </w:rPr>
              <w:t>店铺</w:t>
            </w:r>
            <w:r w:rsidRPr="006E672B">
              <w:rPr>
                <w:rFonts w:ascii="微软雅黑" w:eastAsia="微软雅黑" w:hAnsi="微软雅黑" w:hint="eastAsia"/>
                <w:noProof/>
                <w:color w:val="000000" w:themeColor="text1"/>
              </w:rPr>
              <w:t>整体经营情况、PC端经营情况、移动端经营情况</w:t>
            </w:r>
          </w:p>
          <w:p w:rsidR="00CA1900" w:rsidRPr="006E672B" w:rsidRDefault="00CA1900" w:rsidP="005229D6">
            <w:pPr>
              <w:rPr>
                <w:rFonts w:ascii="微软雅黑" w:eastAsia="微软雅黑" w:hAnsi="微软雅黑"/>
                <w:noProof/>
                <w:color w:val="000000" w:themeColor="text1"/>
              </w:rPr>
            </w:pPr>
            <w:r w:rsidRPr="006E672B">
              <w:rPr>
                <w:rFonts w:ascii="微软雅黑" w:eastAsia="微软雅黑" w:hAnsi="微软雅黑" w:hint="eastAsia"/>
                <w:noProof/>
                <w:color w:val="000000" w:themeColor="text1"/>
              </w:rPr>
              <w:t>点击选项卡进行切换</w:t>
            </w:r>
            <w:r w:rsidR="00307298">
              <w:rPr>
                <w:rFonts w:ascii="微软雅黑" w:eastAsia="微软雅黑" w:hAnsi="微软雅黑" w:hint="eastAsia"/>
                <w:noProof/>
                <w:color w:val="000000" w:themeColor="text1"/>
              </w:rPr>
              <w:t>，</w:t>
            </w:r>
            <w:r w:rsidRPr="006E672B">
              <w:rPr>
                <w:rFonts w:ascii="微软雅黑" w:eastAsia="微软雅黑" w:hAnsi="微软雅黑" w:hint="eastAsia"/>
                <w:noProof/>
                <w:color w:val="000000" w:themeColor="text1"/>
              </w:rPr>
              <w:t>下方数据整体随之变换</w:t>
            </w:r>
          </w:p>
          <w:p w:rsidR="00416E82" w:rsidRPr="006E672B" w:rsidRDefault="00416E82" w:rsidP="005229D6">
            <w:pPr>
              <w:rPr>
                <w:rFonts w:ascii="微软雅黑" w:eastAsia="微软雅黑" w:hAnsi="微软雅黑"/>
                <w:noProof/>
                <w:color w:val="000000" w:themeColor="text1"/>
              </w:rPr>
            </w:pPr>
            <w:r w:rsidRPr="006E672B">
              <w:rPr>
                <w:rFonts w:ascii="微软雅黑" w:eastAsia="微软雅黑" w:hAnsi="微软雅黑" w:hint="eastAsia"/>
                <w:noProof/>
                <w:color w:val="000000" w:themeColor="text1"/>
              </w:rPr>
              <w:t>打开</w:t>
            </w:r>
            <w:r w:rsidR="00BA442C">
              <w:rPr>
                <w:rFonts w:ascii="微软雅黑" w:eastAsia="微软雅黑" w:hAnsi="微软雅黑" w:hint="eastAsia"/>
                <w:noProof/>
                <w:color w:val="000000" w:themeColor="text1"/>
              </w:rPr>
              <w:t>“</w:t>
            </w:r>
            <w:r w:rsidRPr="006E672B">
              <w:rPr>
                <w:rFonts w:ascii="微软雅黑" w:eastAsia="微软雅黑" w:hAnsi="微软雅黑" w:hint="eastAsia"/>
                <w:noProof/>
                <w:color w:val="000000" w:themeColor="text1"/>
              </w:rPr>
              <w:t>数据助手</w:t>
            </w:r>
            <w:r w:rsidR="00BA442C">
              <w:rPr>
                <w:rFonts w:ascii="微软雅黑" w:eastAsia="微软雅黑" w:hAnsi="微软雅黑" w:hint="eastAsia"/>
                <w:noProof/>
                <w:color w:val="000000" w:themeColor="text1"/>
              </w:rPr>
              <w:t>”</w:t>
            </w:r>
            <w:r w:rsidRPr="006E672B">
              <w:rPr>
                <w:rFonts w:ascii="微软雅黑" w:eastAsia="微软雅黑" w:hAnsi="微软雅黑" w:hint="eastAsia"/>
                <w:noProof/>
                <w:color w:val="000000" w:themeColor="text1"/>
              </w:rPr>
              <w:t>，</w:t>
            </w:r>
            <w:r w:rsidR="00307298" w:rsidRPr="006E672B">
              <w:rPr>
                <w:rFonts w:ascii="微软雅黑" w:eastAsia="微软雅黑" w:hAnsi="微软雅黑" w:hint="eastAsia"/>
                <w:noProof/>
                <w:color w:val="000000" w:themeColor="text1"/>
              </w:rPr>
              <w:t>默认</w:t>
            </w:r>
            <w:r w:rsidRPr="006E672B">
              <w:rPr>
                <w:rFonts w:ascii="微软雅黑" w:eastAsia="微软雅黑" w:hAnsi="微软雅黑" w:hint="eastAsia"/>
                <w:noProof/>
                <w:color w:val="000000" w:themeColor="text1"/>
              </w:rPr>
              <w:t>查看的是“</w:t>
            </w:r>
            <w:r w:rsidR="00BB0C1F" w:rsidRPr="006E672B">
              <w:rPr>
                <w:rFonts w:ascii="微软雅黑" w:eastAsia="微软雅黑" w:hAnsi="微软雅黑" w:hint="eastAsia"/>
                <w:noProof/>
                <w:color w:val="000000" w:themeColor="text1"/>
              </w:rPr>
              <w:t>店铺</w:t>
            </w:r>
            <w:r w:rsidRPr="006E672B">
              <w:rPr>
                <w:rFonts w:ascii="微软雅黑" w:eastAsia="微软雅黑" w:hAnsi="微软雅黑" w:hint="eastAsia"/>
                <w:noProof/>
                <w:color w:val="000000" w:themeColor="text1"/>
              </w:rPr>
              <w:t>整体经营情况”</w:t>
            </w:r>
          </w:p>
          <w:p w:rsidR="00CA1900" w:rsidRPr="006E672B" w:rsidRDefault="00CA1900" w:rsidP="005229D6">
            <w:pPr>
              <w:rPr>
                <w:rFonts w:ascii="微软雅黑" w:eastAsia="微软雅黑" w:hAnsi="微软雅黑"/>
                <w:color w:val="000000" w:themeColor="text1"/>
              </w:rPr>
            </w:pPr>
            <w:r w:rsidRPr="006E672B">
              <w:rPr>
                <w:rFonts w:ascii="微软雅黑" w:eastAsia="微软雅黑" w:hAnsi="微软雅黑"/>
                <w:noProof/>
                <w:color w:val="000000" w:themeColor="text1"/>
              </w:rPr>
              <w:drawing>
                <wp:inline distT="0" distB="0" distL="0" distR="0">
                  <wp:extent cx="4060124" cy="714232"/>
                  <wp:effectExtent l="19050" t="0" r="0" b="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srcRect/>
                          <a:stretch>
                            <a:fillRect/>
                          </a:stretch>
                        </pic:blipFill>
                        <pic:spPr bwMode="auto">
                          <a:xfrm>
                            <a:off x="0" y="0"/>
                            <a:ext cx="4060795" cy="714350"/>
                          </a:xfrm>
                          <a:prstGeom prst="rect">
                            <a:avLst/>
                          </a:prstGeom>
                          <a:noFill/>
                          <a:ln w="9525">
                            <a:noFill/>
                            <a:miter lim="800000"/>
                            <a:headEnd/>
                            <a:tailEnd/>
                          </a:ln>
                        </pic:spPr>
                      </pic:pic>
                    </a:graphicData>
                  </a:graphic>
                </wp:inline>
              </w:drawing>
            </w:r>
          </w:p>
        </w:tc>
      </w:tr>
    </w:tbl>
    <w:p w:rsidR="00CA1900" w:rsidRPr="006E672B" w:rsidRDefault="00CA1900" w:rsidP="00CA1900">
      <w:pPr>
        <w:rPr>
          <w:color w:val="000000" w:themeColor="text1"/>
        </w:rPr>
      </w:pPr>
    </w:p>
    <w:p w:rsidR="001152A1" w:rsidRPr="006E672B" w:rsidRDefault="001152A1" w:rsidP="00FF1F8F">
      <w:pPr>
        <w:pStyle w:val="2"/>
        <w:numPr>
          <w:ilvl w:val="2"/>
          <w:numId w:val="1"/>
        </w:numPr>
        <w:ind w:firstLineChars="0"/>
        <w:rPr>
          <w:color w:val="000000" w:themeColor="text1"/>
        </w:rPr>
      </w:pPr>
      <w:bookmarkStart w:id="31" w:name="_Toc408154429"/>
      <w:r w:rsidRPr="006E672B">
        <w:rPr>
          <w:rFonts w:hint="eastAsia"/>
          <w:color w:val="000000" w:themeColor="text1"/>
        </w:rPr>
        <w:t>店铺整体经营情况</w:t>
      </w:r>
      <w:bookmarkEnd w:id="31"/>
    </w:p>
    <w:tbl>
      <w:tblPr>
        <w:tblW w:w="8751" w:type="dxa"/>
        <w:tblInd w:w="2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954"/>
        <w:gridCol w:w="7797"/>
      </w:tblGrid>
      <w:tr w:rsidR="001152A1" w:rsidRPr="006E672B" w:rsidTr="00251320">
        <w:tc>
          <w:tcPr>
            <w:tcW w:w="954" w:type="dxa"/>
          </w:tcPr>
          <w:p w:rsidR="001152A1" w:rsidRPr="006E672B" w:rsidRDefault="001152A1" w:rsidP="00D95468">
            <w:pPr>
              <w:rPr>
                <w:rFonts w:ascii="微软雅黑" w:eastAsia="微软雅黑" w:hAnsi="微软雅黑" w:cs="Arial"/>
                <w:b/>
                <w:bCs/>
                <w:color w:val="000000" w:themeColor="text1"/>
                <w:lang w:eastAsia="zh-TW"/>
              </w:rPr>
            </w:pPr>
            <w:r w:rsidRPr="006E672B">
              <w:rPr>
                <w:rFonts w:ascii="微软雅黑" w:eastAsia="微软雅黑" w:hAnsi="微软雅黑" w:cs="Arial" w:hint="eastAsia"/>
                <w:b/>
                <w:bCs/>
                <w:color w:val="000000" w:themeColor="text1"/>
              </w:rPr>
              <w:t>功能说明</w:t>
            </w:r>
          </w:p>
        </w:tc>
        <w:tc>
          <w:tcPr>
            <w:tcW w:w="7797" w:type="dxa"/>
          </w:tcPr>
          <w:p w:rsidR="001152A1" w:rsidRPr="006E672B" w:rsidRDefault="001152A1" w:rsidP="001152A1">
            <w:pPr>
              <w:pStyle w:val="af8"/>
              <w:rPr>
                <w:rFonts w:ascii="Arial" w:hAnsi="Arial" w:cs="Arial"/>
                <w:color w:val="000000" w:themeColor="text1"/>
              </w:rPr>
            </w:pPr>
            <w:r w:rsidRPr="006E672B">
              <w:rPr>
                <w:rFonts w:ascii="微软雅黑" w:eastAsia="微软雅黑" w:hAnsi="微软雅黑" w:cs="Arial" w:hint="eastAsia"/>
                <w:bCs/>
                <w:color w:val="000000" w:themeColor="text1"/>
              </w:rPr>
              <w:t>分为三</w:t>
            </w:r>
            <w:r w:rsidR="00A71FAB" w:rsidRPr="006E672B">
              <w:rPr>
                <w:rFonts w:ascii="微软雅黑" w:eastAsia="微软雅黑" w:hAnsi="微软雅黑" w:cs="Arial" w:hint="eastAsia"/>
                <w:bCs/>
                <w:color w:val="000000" w:themeColor="text1"/>
              </w:rPr>
              <w:t>小</w:t>
            </w:r>
            <w:r w:rsidRPr="006E672B">
              <w:rPr>
                <w:rFonts w:ascii="微软雅黑" w:eastAsia="微软雅黑" w:hAnsi="微软雅黑" w:cs="Arial" w:hint="eastAsia"/>
                <w:bCs/>
                <w:color w:val="000000" w:themeColor="text1"/>
              </w:rPr>
              <w:t>块：总</w:t>
            </w:r>
            <w:proofErr w:type="gramStart"/>
            <w:r w:rsidRPr="006E672B">
              <w:rPr>
                <w:rFonts w:ascii="微软雅黑" w:eastAsia="微软雅黑" w:hAnsi="微软雅黑" w:cs="Arial" w:hint="eastAsia"/>
                <w:bCs/>
                <w:color w:val="000000" w:themeColor="text1"/>
              </w:rPr>
              <w:t>览</w:t>
            </w:r>
            <w:proofErr w:type="gramEnd"/>
            <w:r w:rsidRPr="006E672B">
              <w:rPr>
                <w:rFonts w:ascii="微软雅黑" w:eastAsia="微软雅黑" w:hAnsi="微软雅黑" w:cs="Arial" w:hint="eastAsia"/>
                <w:bCs/>
                <w:color w:val="000000" w:themeColor="text1"/>
              </w:rPr>
              <w:t>表、走势分析、运营明细表</w:t>
            </w:r>
          </w:p>
        </w:tc>
      </w:tr>
      <w:tr w:rsidR="001152A1" w:rsidRPr="006E672B" w:rsidTr="00251320">
        <w:trPr>
          <w:trHeight w:val="287"/>
        </w:trPr>
        <w:tc>
          <w:tcPr>
            <w:tcW w:w="954" w:type="dxa"/>
          </w:tcPr>
          <w:p w:rsidR="001152A1" w:rsidRPr="006E672B" w:rsidRDefault="001152A1" w:rsidP="00D95468">
            <w:pPr>
              <w:rPr>
                <w:rFonts w:ascii="微软雅黑" w:eastAsia="微软雅黑" w:hAnsi="微软雅黑" w:cs="Arial"/>
                <w:b/>
                <w:bCs/>
                <w:color w:val="000000" w:themeColor="text1"/>
              </w:rPr>
            </w:pPr>
            <w:r w:rsidRPr="006E672B">
              <w:rPr>
                <w:rFonts w:ascii="微软雅黑" w:eastAsia="微软雅黑" w:hAnsi="微软雅黑" w:cs="Arial" w:hint="eastAsia"/>
                <w:b/>
                <w:bCs/>
                <w:color w:val="000000" w:themeColor="text1"/>
              </w:rPr>
              <w:t>详细描述</w:t>
            </w:r>
          </w:p>
        </w:tc>
        <w:tc>
          <w:tcPr>
            <w:tcW w:w="7797" w:type="dxa"/>
          </w:tcPr>
          <w:p w:rsidR="001152A1" w:rsidRPr="006E672B" w:rsidRDefault="00D53578" w:rsidP="00FF1F8F">
            <w:pPr>
              <w:pStyle w:val="af1"/>
              <w:numPr>
                <w:ilvl w:val="0"/>
                <w:numId w:val="4"/>
              </w:numPr>
              <w:rPr>
                <w:rFonts w:ascii="微软雅黑" w:eastAsia="微软雅黑" w:hAnsi="微软雅黑"/>
                <w:color w:val="000000" w:themeColor="text1"/>
              </w:rPr>
            </w:pPr>
            <w:r w:rsidRPr="006E672B">
              <w:rPr>
                <w:rFonts w:ascii="微软雅黑" w:eastAsia="微软雅黑" w:hAnsi="微软雅黑" w:hint="eastAsia"/>
                <w:color w:val="000000" w:themeColor="text1"/>
              </w:rPr>
              <w:t>总</w:t>
            </w:r>
            <w:proofErr w:type="gramStart"/>
            <w:r w:rsidRPr="006E672B">
              <w:rPr>
                <w:rFonts w:ascii="微软雅黑" w:eastAsia="微软雅黑" w:hAnsi="微软雅黑" w:hint="eastAsia"/>
                <w:color w:val="000000" w:themeColor="text1"/>
              </w:rPr>
              <w:t>览</w:t>
            </w:r>
            <w:commentRangeStart w:id="32"/>
            <w:proofErr w:type="gramEnd"/>
            <w:r w:rsidRPr="006E672B">
              <w:rPr>
                <w:rFonts w:ascii="微软雅黑" w:eastAsia="微软雅黑" w:hAnsi="微软雅黑" w:hint="eastAsia"/>
                <w:color w:val="000000" w:themeColor="text1"/>
              </w:rPr>
              <w:t>表</w:t>
            </w:r>
            <w:commentRangeEnd w:id="32"/>
            <w:r w:rsidR="005465E3">
              <w:rPr>
                <w:rStyle w:val="af2"/>
              </w:rPr>
              <w:commentReference w:id="32"/>
            </w:r>
            <w:r w:rsidRPr="006E672B">
              <w:rPr>
                <w:rFonts w:ascii="微软雅黑" w:eastAsia="微软雅黑" w:hAnsi="微软雅黑" w:hint="eastAsia"/>
                <w:color w:val="000000" w:themeColor="text1"/>
              </w:rPr>
              <w:t>：</w:t>
            </w:r>
          </w:p>
          <w:p w:rsidR="00B44909" w:rsidRPr="006E672B" w:rsidRDefault="00DC7275" w:rsidP="00D53578">
            <w:pPr>
              <w:rPr>
                <w:rFonts w:ascii="微软雅黑" w:eastAsia="微软雅黑" w:hAnsi="微软雅黑"/>
                <w:noProof/>
                <w:color w:val="000000" w:themeColor="text1"/>
              </w:rPr>
            </w:pPr>
            <w:r>
              <w:rPr>
                <w:rFonts w:ascii="微软雅黑" w:eastAsia="微软雅黑" w:hAnsi="微软雅黑"/>
                <w:noProof/>
                <w:color w:val="000000" w:themeColor="text1"/>
              </w:rPr>
              <w:drawing>
                <wp:inline distT="0" distB="0" distL="0" distR="0" wp14:anchorId="736F6319" wp14:editId="1339A20F">
                  <wp:extent cx="4500094" cy="1211004"/>
                  <wp:effectExtent l="1905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a:stretch>
                            <a:fillRect/>
                          </a:stretch>
                        </pic:blipFill>
                        <pic:spPr bwMode="auto">
                          <a:xfrm>
                            <a:off x="0" y="0"/>
                            <a:ext cx="4502417" cy="1211629"/>
                          </a:xfrm>
                          <a:prstGeom prst="rect">
                            <a:avLst/>
                          </a:prstGeom>
                          <a:noFill/>
                          <a:ln w="9525">
                            <a:noFill/>
                            <a:miter lim="800000"/>
                            <a:headEnd/>
                            <a:tailEnd/>
                          </a:ln>
                        </pic:spPr>
                      </pic:pic>
                    </a:graphicData>
                  </a:graphic>
                </wp:inline>
              </w:drawing>
            </w:r>
          </w:p>
          <w:p w:rsidR="00F4008A" w:rsidRPr="006E672B" w:rsidRDefault="00173F36" w:rsidP="00FF1F8F">
            <w:pPr>
              <w:pStyle w:val="af1"/>
              <w:numPr>
                <w:ilvl w:val="0"/>
                <w:numId w:val="5"/>
              </w:numPr>
              <w:rPr>
                <w:rFonts w:ascii="微软雅黑" w:eastAsia="微软雅黑" w:hAnsi="微软雅黑"/>
                <w:noProof/>
                <w:color w:val="000000" w:themeColor="text1"/>
              </w:rPr>
            </w:pPr>
            <w:r w:rsidRPr="006E672B">
              <w:rPr>
                <w:rFonts w:ascii="微软雅黑" w:eastAsia="微软雅黑" w:hAnsi="微软雅黑" w:hint="eastAsia"/>
                <w:noProof/>
                <w:color w:val="000000" w:themeColor="text1"/>
              </w:rPr>
              <w:t>所有的统计数据范围是：当前店铺（店铺首页+店铺列表页+商品详情页）</w:t>
            </w:r>
            <w:r w:rsidR="006A535E" w:rsidRPr="006E672B">
              <w:rPr>
                <w:rFonts w:ascii="微软雅黑" w:eastAsia="微软雅黑" w:hAnsi="微软雅黑" w:hint="eastAsia"/>
                <w:noProof/>
                <w:color w:val="000000" w:themeColor="text1"/>
              </w:rPr>
              <w:t>。</w:t>
            </w:r>
            <w:r w:rsidR="007076FD" w:rsidRPr="006E672B">
              <w:rPr>
                <w:rFonts w:ascii="微软雅黑" w:eastAsia="微软雅黑" w:hAnsi="微软雅黑" w:hint="eastAsia"/>
                <w:noProof/>
                <w:color w:val="000000" w:themeColor="text1"/>
              </w:rPr>
              <w:t>所有数据的时间都依据上方选中的</w:t>
            </w:r>
            <w:r w:rsidR="0004386A" w:rsidRPr="006E672B">
              <w:rPr>
                <w:rFonts w:ascii="微软雅黑" w:eastAsia="微软雅黑" w:hAnsi="微软雅黑" w:hint="eastAsia"/>
                <w:noProof/>
                <w:color w:val="000000" w:themeColor="text1"/>
              </w:rPr>
              <w:t>时间（</w:t>
            </w:r>
            <w:r w:rsidR="007076FD" w:rsidRPr="006E672B">
              <w:rPr>
                <w:rFonts w:ascii="微软雅黑" w:eastAsia="微软雅黑" w:hAnsi="微软雅黑" w:hint="eastAsia"/>
                <w:noProof/>
                <w:color w:val="000000" w:themeColor="text1"/>
              </w:rPr>
              <w:t>时间段</w:t>
            </w:r>
            <w:r w:rsidR="0004386A" w:rsidRPr="006E672B">
              <w:rPr>
                <w:rFonts w:ascii="微软雅黑" w:eastAsia="微软雅黑" w:hAnsi="微软雅黑" w:hint="eastAsia"/>
                <w:noProof/>
                <w:color w:val="000000" w:themeColor="text1"/>
              </w:rPr>
              <w:t>）</w:t>
            </w:r>
            <w:r w:rsidR="007076FD" w:rsidRPr="006E672B">
              <w:rPr>
                <w:rFonts w:ascii="微软雅黑" w:eastAsia="微软雅黑" w:hAnsi="微软雅黑" w:hint="eastAsia"/>
                <w:noProof/>
                <w:color w:val="000000" w:themeColor="text1"/>
              </w:rPr>
              <w:t>。</w:t>
            </w:r>
          </w:p>
          <w:p w:rsidR="00B44909" w:rsidRPr="006E672B" w:rsidRDefault="00DC7275" w:rsidP="00FF1F8F">
            <w:pPr>
              <w:pStyle w:val="af1"/>
              <w:numPr>
                <w:ilvl w:val="0"/>
                <w:numId w:val="5"/>
              </w:numPr>
              <w:rPr>
                <w:rFonts w:ascii="微软雅黑" w:eastAsia="微软雅黑" w:hAnsi="微软雅黑"/>
                <w:noProof/>
                <w:color w:val="000000" w:themeColor="text1"/>
              </w:rPr>
            </w:pPr>
            <w:r>
              <w:rPr>
                <w:rFonts w:ascii="微软雅黑" w:eastAsia="微软雅黑" w:hAnsi="微软雅黑" w:hint="eastAsia"/>
                <w:noProof/>
                <w:color w:val="000000" w:themeColor="text1"/>
              </w:rPr>
              <w:t>“</w:t>
            </w:r>
            <w:r w:rsidR="00B44909" w:rsidRPr="006E672B">
              <w:rPr>
                <w:rFonts w:ascii="微软雅黑" w:eastAsia="微软雅黑" w:hAnsi="微软雅黑" w:hint="eastAsia"/>
                <w:noProof/>
                <w:color w:val="000000" w:themeColor="text1"/>
              </w:rPr>
              <w:t>流量</w:t>
            </w:r>
            <w:r>
              <w:rPr>
                <w:rFonts w:ascii="微软雅黑" w:eastAsia="微软雅黑" w:hAnsi="微软雅黑" w:hint="eastAsia"/>
                <w:noProof/>
                <w:color w:val="000000" w:themeColor="text1"/>
              </w:rPr>
              <w:t>”</w:t>
            </w:r>
            <w:r w:rsidR="00B44909" w:rsidRPr="006E672B">
              <w:rPr>
                <w:rFonts w:ascii="微软雅黑" w:eastAsia="微软雅黑" w:hAnsi="微软雅黑" w:hint="eastAsia"/>
                <w:noProof/>
                <w:color w:val="000000" w:themeColor="text1"/>
              </w:rPr>
              <w:t>数据包括：浏览量、</w:t>
            </w:r>
            <w:r w:rsidR="002B1FF2">
              <w:rPr>
                <w:rFonts w:ascii="微软雅黑" w:eastAsia="微软雅黑" w:hAnsi="微软雅黑" w:hint="eastAsia"/>
                <w:noProof/>
                <w:color w:val="000000" w:themeColor="text1"/>
              </w:rPr>
              <w:t>独特访客数</w:t>
            </w:r>
            <w:r w:rsidR="00B44909" w:rsidRPr="006E672B">
              <w:rPr>
                <w:rFonts w:ascii="微软雅黑" w:eastAsia="微软雅黑" w:hAnsi="微软雅黑" w:hint="eastAsia"/>
                <w:noProof/>
                <w:color w:val="000000" w:themeColor="text1"/>
              </w:rPr>
              <w:t>、新访客占比；</w:t>
            </w:r>
            <w:r>
              <w:rPr>
                <w:rFonts w:ascii="微软雅黑" w:eastAsia="微软雅黑" w:hAnsi="微软雅黑" w:hint="eastAsia"/>
                <w:noProof/>
                <w:color w:val="000000" w:themeColor="text1"/>
              </w:rPr>
              <w:t>“</w:t>
            </w:r>
            <w:r w:rsidR="00B44909" w:rsidRPr="006E672B">
              <w:rPr>
                <w:rFonts w:ascii="微软雅黑" w:eastAsia="微软雅黑" w:hAnsi="微软雅黑" w:hint="eastAsia"/>
                <w:noProof/>
                <w:color w:val="000000" w:themeColor="text1"/>
              </w:rPr>
              <w:t>销量</w:t>
            </w:r>
            <w:r>
              <w:rPr>
                <w:rFonts w:ascii="微软雅黑" w:eastAsia="微软雅黑" w:hAnsi="微软雅黑" w:hint="eastAsia"/>
                <w:noProof/>
                <w:color w:val="000000" w:themeColor="text1"/>
              </w:rPr>
              <w:t>”</w:t>
            </w:r>
            <w:r w:rsidR="00B44909" w:rsidRPr="006E672B">
              <w:rPr>
                <w:rFonts w:ascii="微软雅黑" w:eastAsia="微软雅黑" w:hAnsi="微软雅黑" w:hint="eastAsia"/>
                <w:noProof/>
                <w:color w:val="000000" w:themeColor="text1"/>
              </w:rPr>
              <w:t>数据包括：下单金额、客单价、下单量、下单客户数、下单商品件数；</w:t>
            </w:r>
            <w:r>
              <w:rPr>
                <w:rFonts w:ascii="微软雅黑" w:eastAsia="微软雅黑" w:hAnsi="微软雅黑" w:hint="eastAsia"/>
                <w:noProof/>
                <w:color w:val="000000" w:themeColor="text1"/>
              </w:rPr>
              <w:t>“</w:t>
            </w:r>
            <w:r w:rsidR="00B44909" w:rsidRPr="006E672B">
              <w:rPr>
                <w:rFonts w:ascii="微软雅黑" w:eastAsia="微软雅黑" w:hAnsi="微软雅黑" w:hint="eastAsia"/>
                <w:noProof/>
                <w:color w:val="000000" w:themeColor="text1"/>
              </w:rPr>
              <w:t>转</w:t>
            </w:r>
            <w:r>
              <w:rPr>
                <w:rFonts w:ascii="微软雅黑" w:eastAsia="微软雅黑" w:hAnsi="微软雅黑" w:hint="eastAsia"/>
                <w:noProof/>
                <w:color w:val="000000" w:themeColor="text1"/>
              </w:rPr>
              <w:t>化数”据</w:t>
            </w:r>
            <w:r w:rsidR="00B44909" w:rsidRPr="006E672B">
              <w:rPr>
                <w:rFonts w:ascii="微软雅黑" w:eastAsia="微软雅黑" w:hAnsi="微软雅黑" w:hint="eastAsia"/>
                <w:noProof/>
                <w:color w:val="000000" w:themeColor="text1"/>
              </w:rPr>
              <w:t>包括：下单转化率；</w:t>
            </w:r>
            <w:r>
              <w:rPr>
                <w:rFonts w:ascii="微软雅黑" w:eastAsia="微软雅黑" w:hAnsi="微软雅黑" w:hint="eastAsia"/>
                <w:noProof/>
                <w:color w:val="000000" w:themeColor="text1"/>
              </w:rPr>
              <w:t>“</w:t>
            </w:r>
            <w:r w:rsidR="00B44909" w:rsidRPr="006E672B">
              <w:rPr>
                <w:rFonts w:ascii="微软雅黑" w:eastAsia="微软雅黑" w:hAnsi="微软雅黑" w:hint="eastAsia"/>
                <w:noProof/>
                <w:color w:val="000000" w:themeColor="text1"/>
              </w:rPr>
              <w:t>访问质量</w:t>
            </w:r>
            <w:r>
              <w:rPr>
                <w:rFonts w:ascii="微软雅黑" w:eastAsia="微软雅黑" w:hAnsi="微软雅黑" w:hint="eastAsia"/>
                <w:noProof/>
                <w:color w:val="000000" w:themeColor="text1"/>
              </w:rPr>
              <w:t>”数据</w:t>
            </w:r>
            <w:r w:rsidR="00B44909" w:rsidRPr="006E672B">
              <w:rPr>
                <w:rFonts w:ascii="微软雅黑" w:eastAsia="微软雅黑" w:hAnsi="微软雅黑" w:hint="eastAsia"/>
                <w:noProof/>
                <w:color w:val="000000" w:themeColor="text1"/>
              </w:rPr>
              <w:t>包括：平均访问深度、平均访问时间、</w:t>
            </w:r>
            <w:r w:rsidR="002B1FF2">
              <w:rPr>
                <w:rFonts w:ascii="微软雅黑" w:eastAsia="微软雅黑" w:hAnsi="微软雅黑" w:hint="eastAsia"/>
                <w:noProof/>
                <w:color w:val="000000" w:themeColor="text1"/>
              </w:rPr>
              <w:t>跳出率</w:t>
            </w:r>
            <w:r w:rsidR="00B44909" w:rsidRPr="006E672B">
              <w:rPr>
                <w:rFonts w:ascii="微软雅黑" w:eastAsia="微软雅黑" w:hAnsi="微软雅黑" w:hint="eastAsia"/>
                <w:noProof/>
                <w:color w:val="000000" w:themeColor="text1"/>
              </w:rPr>
              <w:t>；</w:t>
            </w:r>
            <w:r>
              <w:rPr>
                <w:rFonts w:ascii="微软雅黑" w:eastAsia="微软雅黑" w:hAnsi="微软雅黑" w:hint="eastAsia"/>
                <w:noProof/>
                <w:color w:val="000000" w:themeColor="text1"/>
              </w:rPr>
              <w:t>“</w:t>
            </w:r>
            <w:r w:rsidR="00B44909" w:rsidRPr="006E672B">
              <w:rPr>
                <w:rFonts w:ascii="微软雅黑" w:eastAsia="微软雅黑" w:hAnsi="微软雅黑" w:hint="eastAsia"/>
                <w:noProof/>
                <w:color w:val="000000" w:themeColor="text1"/>
              </w:rPr>
              <w:t>上架</w:t>
            </w:r>
            <w:r>
              <w:rPr>
                <w:rFonts w:ascii="微软雅黑" w:eastAsia="微软雅黑" w:hAnsi="微软雅黑" w:hint="eastAsia"/>
                <w:noProof/>
                <w:color w:val="000000" w:themeColor="text1"/>
              </w:rPr>
              <w:t>”</w:t>
            </w:r>
            <w:r w:rsidR="00B44909" w:rsidRPr="006E672B">
              <w:rPr>
                <w:rFonts w:ascii="微软雅黑" w:eastAsia="微软雅黑" w:hAnsi="微软雅黑" w:hint="eastAsia"/>
                <w:noProof/>
                <w:color w:val="000000" w:themeColor="text1"/>
              </w:rPr>
              <w:t>数据包括：上架商品数量、上架商品数量（SKU）；</w:t>
            </w:r>
            <w:r>
              <w:rPr>
                <w:rFonts w:ascii="微软雅黑" w:eastAsia="微软雅黑" w:hAnsi="微软雅黑" w:hint="eastAsia"/>
                <w:noProof/>
                <w:color w:val="000000" w:themeColor="text1"/>
              </w:rPr>
              <w:t>“</w:t>
            </w:r>
            <w:r w:rsidR="00B44909" w:rsidRPr="006E672B">
              <w:rPr>
                <w:rFonts w:ascii="微软雅黑" w:eastAsia="微软雅黑" w:hAnsi="微软雅黑" w:hint="eastAsia"/>
                <w:noProof/>
                <w:color w:val="000000" w:themeColor="text1"/>
              </w:rPr>
              <w:t>其他</w:t>
            </w:r>
            <w:r>
              <w:rPr>
                <w:rFonts w:ascii="微软雅黑" w:eastAsia="微软雅黑" w:hAnsi="微软雅黑" w:hint="eastAsia"/>
                <w:noProof/>
                <w:color w:val="000000" w:themeColor="text1"/>
              </w:rPr>
              <w:t>”数据</w:t>
            </w:r>
            <w:r w:rsidR="00B44909" w:rsidRPr="006E672B">
              <w:rPr>
                <w:rFonts w:ascii="微软雅黑" w:eastAsia="微软雅黑" w:hAnsi="微软雅黑" w:hint="eastAsia"/>
                <w:noProof/>
                <w:color w:val="000000" w:themeColor="text1"/>
              </w:rPr>
              <w:t>包括：商品收藏数、商品一键分享数、店铺收藏数。数据口径公式及说明见</w:t>
            </w:r>
            <w:hyperlink w:anchor="_《附件一_数据口径对照表》" w:history="1">
              <w:r w:rsidRPr="00DC7275">
                <w:rPr>
                  <w:rStyle w:val="ae"/>
                  <w:rFonts w:ascii="微软雅黑" w:eastAsia="微软雅黑" w:hAnsi="微软雅黑" w:hint="eastAsia"/>
                  <w:noProof/>
                </w:rPr>
                <w:t>3.《</w:t>
              </w:r>
              <w:r w:rsidR="00B44909" w:rsidRPr="00DC7275">
                <w:rPr>
                  <w:rStyle w:val="ae"/>
                  <w:rFonts w:ascii="微软雅黑" w:eastAsia="微软雅黑" w:hAnsi="微软雅黑" w:hint="eastAsia"/>
                  <w:noProof/>
                </w:rPr>
                <w:t>附件</w:t>
              </w:r>
              <w:r w:rsidRPr="00DC7275">
                <w:rPr>
                  <w:rStyle w:val="ae"/>
                  <w:rFonts w:ascii="微软雅黑" w:eastAsia="微软雅黑" w:hAnsi="微软雅黑" w:hint="eastAsia"/>
                  <w:noProof/>
                </w:rPr>
                <w:t>一·</w:t>
              </w:r>
              <w:r w:rsidR="00B44909" w:rsidRPr="00DC7275">
                <w:rPr>
                  <w:rStyle w:val="ae"/>
                  <w:rFonts w:ascii="微软雅黑" w:eastAsia="微软雅黑" w:hAnsi="微软雅黑" w:hint="eastAsia"/>
                  <w:noProof/>
                </w:rPr>
                <w:t>数据口径</w:t>
              </w:r>
              <w:r w:rsidRPr="00DC7275">
                <w:rPr>
                  <w:rStyle w:val="ae"/>
                  <w:rFonts w:ascii="微软雅黑" w:eastAsia="微软雅黑" w:hAnsi="微软雅黑" w:hint="eastAsia"/>
                  <w:noProof/>
                </w:rPr>
                <w:t>对照</w:t>
              </w:r>
              <w:r w:rsidR="00B44909" w:rsidRPr="00DC7275">
                <w:rPr>
                  <w:rStyle w:val="ae"/>
                  <w:rFonts w:ascii="微软雅黑" w:eastAsia="微软雅黑" w:hAnsi="微软雅黑" w:hint="eastAsia"/>
                  <w:noProof/>
                </w:rPr>
                <w:t>表</w:t>
              </w:r>
              <w:r w:rsidRPr="00DC7275">
                <w:rPr>
                  <w:rStyle w:val="ae"/>
                  <w:rFonts w:ascii="微软雅黑" w:eastAsia="微软雅黑" w:hAnsi="微软雅黑" w:hint="eastAsia"/>
                  <w:noProof/>
                </w:rPr>
                <w:t>》</w:t>
              </w:r>
            </w:hyperlink>
            <w:r w:rsidR="00B44909" w:rsidRPr="006E672B">
              <w:rPr>
                <w:rFonts w:ascii="微软雅黑" w:eastAsia="微软雅黑" w:hAnsi="微软雅黑" w:hint="eastAsia"/>
                <w:noProof/>
                <w:color w:val="000000" w:themeColor="text1"/>
              </w:rPr>
              <w:t>。</w:t>
            </w:r>
          </w:p>
          <w:p w:rsidR="00B44909" w:rsidRPr="006E672B" w:rsidRDefault="00C70375" w:rsidP="00FF1F8F">
            <w:pPr>
              <w:pStyle w:val="af1"/>
              <w:numPr>
                <w:ilvl w:val="0"/>
                <w:numId w:val="5"/>
              </w:numPr>
              <w:rPr>
                <w:rFonts w:ascii="微软雅黑" w:eastAsia="微软雅黑" w:hAnsi="微软雅黑"/>
                <w:color w:val="000000" w:themeColor="text1"/>
              </w:rPr>
            </w:pPr>
            <w:r w:rsidRPr="006E672B">
              <w:rPr>
                <w:rFonts w:ascii="微软雅黑" w:eastAsia="微软雅黑" w:hAnsi="微软雅黑" w:hint="eastAsia"/>
                <w:noProof/>
                <w:color w:val="000000" w:themeColor="text1"/>
              </w:rPr>
              <w:t>所有数据</w:t>
            </w:r>
            <w:r w:rsidR="00B44909" w:rsidRPr="006E672B">
              <w:rPr>
                <w:rFonts w:ascii="微软雅黑" w:eastAsia="微软雅黑" w:hAnsi="微软雅黑" w:hint="eastAsia"/>
                <w:noProof/>
                <w:color w:val="000000" w:themeColor="text1"/>
              </w:rPr>
              <w:t>前面的问号：</w:t>
            </w:r>
            <w:r w:rsidR="00B44909" w:rsidRPr="006E672B">
              <w:rPr>
                <w:rFonts w:ascii="微软雅黑" w:eastAsia="微软雅黑" w:hAnsi="微软雅黑" w:hint="eastAsia"/>
                <w:color w:val="000000" w:themeColor="text1"/>
              </w:rPr>
              <w:t>鼠标</w:t>
            </w:r>
            <w:r w:rsidR="00A05673" w:rsidRPr="006E672B">
              <w:rPr>
                <w:rFonts w:ascii="微软雅黑" w:eastAsia="微软雅黑" w:hAnsi="微软雅黑" w:hint="eastAsia"/>
                <w:color w:val="000000" w:themeColor="text1"/>
              </w:rPr>
              <w:t>移入“问号”显示说明框</w:t>
            </w:r>
            <w:r w:rsidR="00B44909" w:rsidRPr="006E672B">
              <w:rPr>
                <w:rFonts w:ascii="微软雅黑" w:eastAsia="微软雅黑" w:hAnsi="微软雅黑" w:hint="eastAsia"/>
                <w:color w:val="000000" w:themeColor="text1"/>
              </w:rPr>
              <w:t>，移出消失；</w:t>
            </w:r>
          </w:p>
          <w:p w:rsidR="00F43E9E" w:rsidRPr="006E672B" w:rsidRDefault="00F43E9E" w:rsidP="00FF1F8F">
            <w:pPr>
              <w:pStyle w:val="af1"/>
              <w:numPr>
                <w:ilvl w:val="0"/>
                <w:numId w:val="5"/>
              </w:numPr>
              <w:rPr>
                <w:rFonts w:ascii="微软雅黑" w:eastAsia="微软雅黑" w:hAnsi="微软雅黑"/>
                <w:color w:val="000000" w:themeColor="text1"/>
              </w:rPr>
            </w:pPr>
            <w:r w:rsidRPr="006E672B">
              <w:rPr>
                <w:rFonts w:ascii="微软雅黑" w:eastAsia="微软雅黑" w:hAnsi="微软雅黑" w:hint="eastAsia"/>
                <w:color w:val="000000" w:themeColor="text1"/>
              </w:rPr>
              <w:t>数据格式</w:t>
            </w:r>
            <w:r w:rsidR="00D07A71" w:rsidRPr="006E672B">
              <w:rPr>
                <w:rFonts w:ascii="微软雅黑" w:eastAsia="微软雅黑" w:hAnsi="微软雅黑" w:hint="eastAsia"/>
                <w:color w:val="000000" w:themeColor="text1"/>
              </w:rPr>
              <w:t>要求</w:t>
            </w:r>
            <w:r w:rsidRPr="006E672B">
              <w:rPr>
                <w:rFonts w:ascii="微软雅黑" w:eastAsia="微软雅黑" w:hAnsi="微软雅黑" w:hint="eastAsia"/>
                <w:color w:val="000000" w:themeColor="text1"/>
              </w:rPr>
              <w:t>：</w:t>
            </w:r>
          </w:p>
          <w:p w:rsidR="00B81445" w:rsidRPr="006E672B" w:rsidRDefault="00B81445" w:rsidP="00B81445">
            <w:pPr>
              <w:pStyle w:val="af1"/>
              <w:ind w:left="360"/>
              <w:rPr>
                <w:rFonts w:ascii="微软雅黑" w:eastAsia="微软雅黑" w:hAnsi="微软雅黑"/>
                <w:color w:val="000000" w:themeColor="text1"/>
                <w:szCs w:val="21"/>
              </w:rPr>
            </w:pPr>
            <w:r w:rsidRPr="006E672B">
              <w:rPr>
                <w:rFonts w:ascii="微软雅黑" w:eastAsia="微软雅黑" w:hAnsi="微软雅黑" w:hint="eastAsia"/>
                <w:color w:val="000000" w:themeColor="text1"/>
                <w:szCs w:val="21"/>
              </w:rPr>
              <w:t>所有数据以</w:t>
            </w:r>
            <w:proofErr w:type="gramStart"/>
            <w:r w:rsidRPr="006E672B">
              <w:rPr>
                <w:rFonts w:ascii="微软雅黑" w:eastAsia="微软雅黑" w:hAnsi="微软雅黑" w:hint="eastAsia"/>
                <w:color w:val="000000" w:themeColor="text1"/>
                <w:szCs w:val="21"/>
              </w:rPr>
              <w:t>千位进</w:t>
            </w:r>
            <w:proofErr w:type="gramEnd"/>
            <w:r w:rsidRPr="006E672B">
              <w:rPr>
                <w:rFonts w:ascii="微软雅黑" w:eastAsia="微软雅黑" w:hAnsi="微软雅黑" w:hint="eastAsia"/>
                <w:color w:val="000000" w:themeColor="text1"/>
                <w:szCs w:val="21"/>
              </w:rPr>
              <w:t>制，每千位用“,”分隔；</w:t>
            </w:r>
          </w:p>
          <w:p w:rsidR="00A132C6" w:rsidRPr="00A57B07" w:rsidRDefault="00A57B07" w:rsidP="00A132C6">
            <w:pPr>
              <w:pStyle w:val="af1"/>
              <w:ind w:left="360"/>
              <w:rPr>
                <w:rFonts w:ascii="微软雅黑" w:eastAsia="微软雅黑" w:hAnsi="微软雅黑"/>
                <w:color w:val="000000" w:themeColor="text1"/>
                <w:szCs w:val="21"/>
              </w:rPr>
            </w:pPr>
            <w:r w:rsidRPr="00A57B07">
              <w:rPr>
                <w:rFonts w:ascii="微软雅黑" w:eastAsia="微软雅黑" w:hAnsi="微软雅黑" w:hint="eastAsia"/>
                <w:color w:val="000000" w:themeColor="text1"/>
                <w:szCs w:val="21"/>
              </w:rPr>
              <w:t>金额数据：12,222.00</w:t>
            </w:r>
            <w:r w:rsidR="00A47E80" w:rsidRPr="00A57B07">
              <w:rPr>
                <w:rFonts w:ascii="微软雅黑" w:eastAsia="微软雅黑" w:hAnsi="微软雅黑" w:hint="eastAsia"/>
                <w:color w:val="000000" w:themeColor="text1"/>
                <w:szCs w:val="21"/>
              </w:rPr>
              <w:t>；</w:t>
            </w:r>
          </w:p>
          <w:p w:rsidR="00514FE6" w:rsidRPr="006E672B" w:rsidRDefault="000811B7" w:rsidP="00514FE6">
            <w:pPr>
              <w:pStyle w:val="af1"/>
              <w:ind w:left="360"/>
              <w:rPr>
                <w:rFonts w:ascii="微软雅黑" w:eastAsia="微软雅黑" w:hAnsi="微软雅黑"/>
                <w:color w:val="000000" w:themeColor="text1"/>
                <w:szCs w:val="21"/>
              </w:rPr>
            </w:pPr>
            <w:r w:rsidRPr="006E672B">
              <w:rPr>
                <w:rFonts w:ascii="微软雅黑" w:eastAsia="微软雅黑" w:hAnsi="微软雅黑" w:hint="eastAsia"/>
                <w:color w:val="000000" w:themeColor="text1"/>
                <w:szCs w:val="21"/>
              </w:rPr>
              <w:t>数量数据无小数点后位数</w:t>
            </w:r>
            <w:r w:rsidR="00A57B07">
              <w:rPr>
                <w:rFonts w:ascii="微软雅黑" w:eastAsia="微软雅黑" w:hAnsi="微软雅黑" w:hint="eastAsia"/>
                <w:color w:val="000000" w:themeColor="text1"/>
                <w:szCs w:val="21"/>
              </w:rPr>
              <w:t>：</w:t>
            </w:r>
            <w:r w:rsidR="00A57B07">
              <w:rPr>
                <w:rFonts w:ascii="微软雅黑" w:eastAsia="微软雅黑" w:hAnsi="微软雅黑"/>
                <w:color w:val="000000" w:themeColor="text1"/>
                <w:szCs w:val="21"/>
              </w:rPr>
              <w:t>12</w:t>
            </w:r>
            <w:r w:rsidR="00A57B07">
              <w:rPr>
                <w:rFonts w:ascii="微软雅黑" w:eastAsia="微软雅黑" w:hAnsi="微软雅黑" w:hint="eastAsia"/>
                <w:color w:val="000000" w:themeColor="text1"/>
                <w:szCs w:val="21"/>
              </w:rPr>
              <w:t>,</w:t>
            </w:r>
            <w:r w:rsidR="00A57B07">
              <w:rPr>
                <w:rFonts w:ascii="微软雅黑" w:eastAsia="微软雅黑" w:hAnsi="微软雅黑"/>
                <w:color w:val="000000" w:themeColor="text1"/>
                <w:szCs w:val="21"/>
              </w:rPr>
              <w:t>222</w:t>
            </w:r>
            <w:r w:rsidRPr="006E672B">
              <w:rPr>
                <w:rFonts w:ascii="微软雅黑" w:eastAsia="微软雅黑" w:hAnsi="微软雅黑" w:hint="eastAsia"/>
                <w:color w:val="000000" w:themeColor="text1"/>
                <w:szCs w:val="21"/>
              </w:rPr>
              <w:t>；</w:t>
            </w:r>
          </w:p>
          <w:p w:rsidR="00B81445" w:rsidRPr="006E672B" w:rsidRDefault="00B81445" w:rsidP="00B81445">
            <w:pPr>
              <w:pStyle w:val="af1"/>
              <w:ind w:left="360"/>
              <w:rPr>
                <w:rFonts w:ascii="微软雅黑" w:eastAsia="微软雅黑" w:hAnsi="微软雅黑"/>
                <w:color w:val="000000" w:themeColor="text1"/>
                <w:szCs w:val="21"/>
              </w:rPr>
            </w:pPr>
            <w:r w:rsidRPr="006E672B">
              <w:rPr>
                <w:rFonts w:ascii="微软雅黑" w:eastAsia="微软雅黑" w:hAnsi="微软雅黑" w:hint="eastAsia"/>
                <w:color w:val="000000" w:themeColor="text1"/>
                <w:szCs w:val="21"/>
              </w:rPr>
              <w:t>百分比</w:t>
            </w:r>
            <w:r w:rsidR="00514FE6" w:rsidRPr="006E672B">
              <w:rPr>
                <w:rFonts w:ascii="微软雅黑" w:eastAsia="微软雅黑" w:hAnsi="微软雅黑" w:hint="eastAsia"/>
                <w:color w:val="000000" w:themeColor="text1"/>
                <w:szCs w:val="21"/>
              </w:rPr>
              <w:t>（概率）</w:t>
            </w:r>
            <w:r w:rsidRPr="006E672B">
              <w:rPr>
                <w:rFonts w:ascii="微软雅黑" w:eastAsia="微软雅黑" w:hAnsi="微软雅黑" w:hint="eastAsia"/>
                <w:color w:val="000000" w:themeColor="text1"/>
                <w:szCs w:val="21"/>
              </w:rPr>
              <w:t>数据</w:t>
            </w:r>
            <w:r w:rsidR="00A47E80">
              <w:rPr>
                <w:rFonts w:ascii="微软雅黑" w:eastAsia="微软雅黑" w:hAnsi="微软雅黑" w:hint="eastAsia"/>
                <w:color w:val="000000" w:themeColor="text1"/>
                <w:szCs w:val="21"/>
              </w:rPr>
              <w:t>最多</w:t>
            </w:r>
            <w:r w:rsidRPr="006E672B">
              <w:rPr>
                <w:rFonts w:ascii="微软雅黑" w:eastAsia="微软雅黑" w:hAnsi="微软雅黑" w:hint="eastAsia"/>
                <w:color w:val="000000" w:themeColor="text1"/>
                <w:szCs w:val="21"/>
              </w:rPr>
              <w:t>保留小数点后二位，</w:t>
            </w:r>
            <w:r w:rsidR="000811B7" w:rsidRPr="006E672B">
              <w:rPr>
                <w:rFonts w:ascii="微软雅黑" w:eastAsia="微软雅黑" w:hAnsi="微软雅黑" w:hint="eastAsia"/>
                <w:color w:val="000000" w:themeColor="text1"/>
                <w:szCs w:val="21"/>
              </w:rPr>
              <w:t>四舍五入</w:t>
            </w:r>
            <w:r w:rsidR="00A57B07">
              <w:rPr>
                <w:rFonts w:ascii="微软雅黑" w:eastAsia="微软雅黑" w:hAnsi="微软雅黑" w:hint="eastAsia"/>
                <w:color w:val="000000" w:themeColor="text1"/>
                <w:szCs w:val="21"/>
              </w:rPr>
              <w:t>12%</w:t>
            </w:r>
            <w:r w:rsidR="00FE1257">
              <w:rPr>
                <w:rFonts w:ascii="微软雅黑" w:eastAsia="微软雅黑" w:hAnsi="微软雅黑" w:hint="eastAsia"/>
                <w:color w:val="000000" w:themeColor="text1"/>
                <w:szCs w:val="21"/>
              </w:rPr>
              <w:t>；</w:t>
            </w:r>
            <w:r w:rsidR="00A57B07">
              <w:rPr>
                <w:rFonts w:ascii="微软雅黑" w:eastAsia="微软雅黑" w:hAnsi="微软雅黑" w:hint="eastAsia"/>
                <w:color w:val="000000" w:themeColor="text1"/>
                <w:szCs w:val="21"/>
              </w:rPr>
              <w:t>12.8%；12.87%</w:t>
            </w:r>
            <w:r w:rsidR="00A47E80" w:rsidRPr="006E672B">
              <w:rPr>
                <w:rFonts w:ascii="微软雅黑" w:eastAsia="微软雅黑" w:hAnsi="微软雅黑"/>
                <w:color w:val="000000" w:themeColor="text1"/>
                <w:szCs w:val="21"/>
              </w:rPr>
              <w:t xml:space="preserve"> </w:t>
            </w:r>
            <w:r w:rsidR="00A57B07">
              <w:rPr>
                <w:rFonts w:ascii="微软雅黑" w:eastAsia="微软雅黑" w:hAnsi="微软雅黑" w:hint="eastAsia"/>
                <w:color w:val="000000" w:themeColor="text1"/>
                <w:szCs w:val="21"/>
              </w:rPr>
              <w:t>。</w:t>
            </w:r>
          </w:p>
          <w:p w:rsidR="00B44909" w:rsidRPr="006E672B" w:rsidRDefault="00B81445" w:rsidP="00C976C9">
            <w:pPr>
              <w:pStyle w:val="af1"/>
              <w:ind w:left="360"/>
              <w:rPr>
                <w:rFonts w:ascii="微软雅黑" w:eastAsia="微软雅黑" w:hAnsi="微软雅黑"/>
                <w:color w:val="000000" w:themeColor="text1"/>
                <w:szCs w:val="21"/>
              </w:rPr>
            </w:pPr>
            <w:r w:rsidRPr="006E672B">
              <w:rPr>
                <w:rFonts w:ascii="微软雅黑" w:eastAsia="微软雅黑" w:hAnsi="微软雅黑" w:hint="eastAsia"/>
                <w:color w:val="000000" w:themeColor="text1"/>
                <w:szCs w:val="21"/>
              </w:rPr>
              <w:t>此三条数据格式为通用格式，后续页面的数据汇总及表格数据不再</w:t>
            </w:r>
            <w:commentRangeStart w:id="33"/>
            <w:r w:rsidRPr="006E672B">
              <w:rPr>
                <w:rFonts w:ascii="微软雅黑" w:eastAsia="微软雅黑" w:hAnsi="微软雅黑" w:hint="eastAsia"/>
                <w:color w:val="000000" w:themeColor="text1"/>
                <w:szCs w:val="21"/>
              </w:rPr>
              <w:t>阐述</w:t>
            </w:r>
            <w:commentRangeEnd w:id="33"/>
            <w:r w:rsidR="00C72AD6">
              <w:rPr>
                <w:rStyle w:val="af2"/>
              </w:rPr>
              <w:commentReference w:id="33"/>
            </w:r>
            <w:r w:rsidRPr="006E672B">
              <w:rPr>
                <w:rFonts w:ascii="微软雅黑" w:eastAsia="微软雅黑" w:hAnsi="微软雅黑" w:hint="eastAsia"/>
                <w:color w:val="000000" w:themeColor="text1"/>
                <w:szCs w:val="21"/>
              </w:rPr>
              <w:t>；</w:t>
            </w:r>
          </w:p>
          <w:p w:rsidR="00735E95" w:rsidRPr="006E672B" w:rsidRDefault="00735E95" w:rsidP="00FF1F8F">
            <w:pPr>
              <w:pStyle w:val="af1"/>
              <w:numPr>
                <w:ilvl w:val="0"/>
                <w:numId w:val="4"/>
              </w:numPr>
              <w:rPr>
                <w:rFonts w:ascii="微软雅黑" w:eastAsia="微软雅黑" w:hAnsi="微软雅黑"/>
                <w:color w:val="000000" w:themeColor="text1"/>
                <w:sz w:val="21"/>
                <w:szCs w:val="21"/>
              </w:rPr>
            </w:pPr>
            <w:r w:rsidRPr="006E672B">
              <w:rPr>
                <w:rFonts w:ascii="微软雅黑" w:eastAsia="微软雅黑" w:hAnsi="微软雅黑" w:hint="eastAsia"/>
                <w:color w:val="000000" w:themeColor="text1"/>
              </w:rPr>
              <w:t>走势分析：</w:t>
            </w:r>
          </w:p>
          <w:p w:rsidR="004679FE" w:rsidRPr="006E672B" w:rsidRDefault="004679FE" w:rsidP="00FF1F8F">
            <w:pPr>
              <w:pStyle w:val="af1"/>
              <w:numPr>
                <w:ilvl w:val="0"/>
                <w:numId w:val="6"/>
              </w:numPr>
              <w:rPr>
                <w:rFonts w:ascii="微软雅黑" w:eastAsia="微软雅黑" w:hAnsi="微软雅黑"/>
                <w:color w:val="000000" w:themeColor="text1"/>
                <w:szCs w:val="21"/>
              </w:rPr>
            </w:pPr>
            <w:r w:rsidRPr="006E672B">
              <w:rPr>
                <w:rFonts w:ascii="微软雅黑" w:eastAsia="微软雅黑" w:hAnsi="微软雅黑" w:hint="eastAsia"/>
                <w:color w:val="000000" w:themeColor="text1"/>
                <w:szCs w:val="21"/>
              </w:rPr>
              <w:t>流量分析</w:t>
            </w:r>
            <w:r w:rsidR="009609C6" w:rsidRPr="006E672B">
              <w:rPr>
                <w:rFonts w:ascii="微软雅黑" w:eastAsia="微软雅黑" w:hAnsi="微软雅黑" w:hint="eastAsia"/>
                <w:color w:val="000000" w:themeColor="text1"/>
                <w:szCs w:val="21"/>
              </w:rPr>
              <w:t>-流量趋势分析</w:t>
            </w:r>
            <w:r w:rsidR="00FD2C2D" w:rsidRPr="006E672B">
              <w:rPr>
                <w:rFonts w:ascii="微软雅黑" w:eastAsia="微软雅黑" w:hAnsi="微软雅黑" w:hint="eastAsia"/>
                <w:color w:val="000000" w:themeColor="text1"/>
                <w:szCs w:val="21"/>
              </w:rPr>
              <w:t>（</w:t>
            </w:r>
            <w:r w:rsidR="00EC0163">
              <w:rPr>
                <w:rFonts w:ascii="微软雅黑" w:eastAsia="微软雅黑" w:hAnsi="微软雅黑" w:hint="eastAsia"/>
                <w:color w:val="000000" w:themeColor="text1"/>
                <w:szCs w:val="21"/>
              </w:rPr>
              <w:t>包括：折线图和数据表两部分</w:t>
            </w:r>
            <w:r w:rsidR="00FD2C2D" w:rsidRPr="006E672B">
              <w:rPr>
                <w:rFonts w:ascii="微软雅黑" w:eastAsia="微软雅黑" w:hAnsi="微软雅黑" w:hint="eastAsia"/>
                <w:color w:val="000000" w:themeColor="text1"/>
                <w:szCs w:val="21"/>
              </w:rPr>
              <w:t>）</w:t>
            </w:r>
            <w:r w:rsidR="00331719">
              <w:rPr>
                <w:rFonts w:ascii="微软雅黑" w:eastAsia="微软雅黑" w:hAnsi="微软雅黑" w:hint="eastAsia"/>
                <w:color w:val="000000" w:themeColor="text1"/>
                <w:szCs w:val="21"/>
              </w:rPr>
              <w:t>，</w:t>
            </w:r>
          </w:p>
          <w:p w:rsidR="00331719" w:rsidRDefault="00331719" w:rsidP="00331719">
            <w:pPr>
              <w:pStyle w:val="af1"/>
              <w:numPr>
                <w:ilvl w:val="1"/>
                <w:numId w:val="8"/>
              </w:numPr>
              <w:rPr>
                <w:rFonts w:ascii="微软雅黑" w:eastAsia="微软雅黑" w:hAnsi="微软雅黑"/>
                <w:color w:val="000000" w:themeColor="text1"/>
                <w:szCs w:val="21"/>
              </w:rPr>
            </w:pPr>
            <w:r>
              <w:rPr>
                <w:rFonts w:ascii="微软雅黑" w:eastAsia="微软雅黑" w:hAnsi="微软雅黑" w:hint="eastAsia"/>
                <w:color w:val="000000" w:themeColor="text1"/>
                <w:szCs w:val="21"/>
              </w:rPr>
              <w:t>统计当前查看时间内的浏览量、</w:t>
            </w:r>
            <w:r w:rsidR="002B1FF2">
              <w:rPr>
                <w:rFonts w:ascii="微软雅黑" w:eastAsia="微软雅黑" w:hAnsi="微软雅黑" w:hint="eastAsia"/>
                <w:color w:val="000000" w:themeColor="text1"/>
                <w:szCs w:val="21"/>
              </w:rPr>
              <w:t>独特访客数</w:t>
            </w:r>
          </w:p>
          <w:p w:rsidR="00EC0163" w:rsidRPr="00331719" w:rsidRDefault="00EC0163" w:rsidP="00331719">
            <w:pPr>
              <w:pStyle w:val="af1"/>
              <w:numPr>
                <w:ilvl w:val="1"/>
                <w:numId w:val="8"/>
              </w:numPr>
              <w:rPr>
                <w:rFonts w:ascii="微软雅黑" w:eastAsia="微软雅黑" w:hAnsi="微软雅黑"/>
                <w:color w:val="000000" w:themeColor="text1"/>
                <w:szCs w:val="21"/>
              </w:rPr>
            </w:pPr>
            <w:r w:rsidRPr="00331719">
              <w:rPr>
                <w:rFonts w:ascii="微软雅黑" w:eastAsia="微软雅黑" w:hAnsi="微软雅黑" w:hint="eastAsia"/>
                <w:color w:val="000000" w:themeColor="text1"/>
                <w:szCs w:val="21"/>
              </w:rPr>
              <w:t>折线图</w:t>
            </w:r>
            <w:r w:rsidR="00813D5C" w:rsidRPr="00331719">
              <w:rPr>
                <w:rFonts w:ascii="微软雅黑" w:eastAsia="微软雅黑" w:hAnsi="微软雅黑" w:hint="eastAsia"/>
                <w:color w:val="000000" w:themeColor="text1"/>
                <w:szCs w:val="21"/>
              </w:rPr>
              <w:t>信息：</w:t>
            </w:r>
            <w:r w:rsidRPr="00331719">
              <w:rPr>
                <w:rFonts w:ascii="微软雅黑" w:eastAsia="微软雅黑" w:hAnsi="微软雅黑" w:hint="eastAsia"/>
                <w:color w:val="000000" w:themeColor="text1"/>
                <w:szCs w:val="21"/>
              </w:rPr>
              <w:t>图表名称</w:t>
            </w:r>
            <w:r w:rsidR="00813D5C" w:rsidRPr="00331719">
              <w:rPr>
                <w:rFonts w:ascii="微软雅黑" w:eastAsia="微软雅黑" w:hAnsi="微软雅黑" w:hint="eastAsia"/>
                <w:color w:val="000000" w:themeColor="text1"/>
                <w:szCs w:val="21"/>
              </w:rPr>
              <w:t>+</w:t>
            </w:r>
            <w:r w:rsidRPr="00331719">
              <w:rPr>
                <w:rFonts w:ascii="微软雅黑" w:eastAsia="微软雅黑" w:hAnsi="微软雅黑" w:hint="eastAsia"/>
                <w:color w:val="000000" w:themeColor="text1"/>
                <w:szCs w:val="21"/>
              </w:rPr>
              <w:t>统计的时间</w:t>
            </w:r>
            <w:r w:rsidR="00813D5C" w:rsidRPr="00331719">
              <w:rPr>
                <w:rFonts w:ascii="微软雅黑" w:eastAsia="微软雅黑" w:hAnsi="微软雅黑" w:hint="eastAsia"/>
                <w:color w:val="000000" w:themeColor="text1"/>
                <w:szCs w:val="21"/>
              </w:rPr>
              <w:t>+</w:t>
            </w:r>
            <w:r w:rsidRPr="00331719">
              <w:rPr>
                <w:rFonts w:ascii="微软雅黑" w:eastAsia="微软雅黑" w:hAnsi="微软雅黑" w:hint="eastAsia"/>
                <w:color w:val="000000" w:themeColor="text1"/>
                <w:szCs w:val="21"/>
              </w:rPr>
              <w:t>XY轴图标</w:t>
            </w:r>
            <w:r w:rsidR="00813D5C" w:rsidRPr="00331719">
              <w:rPr>
                <w:rFonts w:ascii="微软雅黑" w:eastAsia="微软雅黑" w:hAnsi="微软雅黑" w:hint="eastAsia"/>
                <w:color w:val="000000" w:themeColor="text1"/>
                <w:szCs w:val="21"/>
              </w:rPr>
              <w:t>+</w:t>
            </w:r>
            <w:r w:rsidRPr="00331719">
              <w:rPr>
                <w:rFonts w:ascii="微软雅黑" w:eastAsia="微软雅黑" w:hAnsi="微软雅黑" w:hint="eastAsia"/>
                <w:color w:val="000000" w:themeColor="text1"/>
                <w:szCs w:val="21"/>
              </w:rPr>
              <w:t>折线</w:t>
            </w:r>
            <w:r w:rsidR="00813D5C" w:rsidRPr="00331719">
              <w:rPr>
                <w:rFonts w:ascii="微软雅黑" w:eastAsia="微软雅黑" w:hAnsi="微软雅黑" w:hint="eastAsia"/>
                <w:color w:val="000000" w:themeColor="text1"/>
                <w:szCs w:val="21"/>
              </w:rPr>
              <w:t>节点+</w:t>
            </w:r>
            <w:r w:rsidRPr="00331719">
              <w:rPr>
                <w:rFonts w:ascii="微软雅黑" w:eastAsia="微软雅黑" w:hAnsi="微软雅黑" w:hint="eastAsia"/>
                <w:color w:val="000000" w:themeColor="text1"/>
                <w:szCs w:val="21"/>
              </w:rPr>
              <w:t>图例</w:t>
            </w:r>
            <w:proofErr w:type="gramStart"/>
            <w:r w:rsidRPr="00331719">
              <w:rPr>
                <w:rFonts w:ascii="微软雅黑" w:eastAsia="微软雅黑" w:hAnsi="微软雅黑" w:hint="eastAsia"/>
                <w:color w:val="000000" w:themeColor="text1"/>
                <w:szCs w:val="21"/>
              </w:rPr>
              <w:t>项标式</w:t>
            </w:r>
            <w:proofErr w:type="gramEnd"/>
            <w:r w:rsidR="00813D5C" w:rsidRPr="00331719">
              <w:rPr>
                <w:rFonts w:ascii="微软雅黑" w:eastAsia="微软雅黑" w:hAnsi="微软雅黑" w:hint="eastAsia"/>
                <w:color w:val="000000" w:themeColor="text1"/>
                <w:szCs w:val="21"/>
              </w:rPr>
              <w:t>+</w:t>
            </w:r>
            <w:commentRangeStart w:id="34"/>
            <w:r w:rsidRPr="00331719">
              <w:rPr>
                <w:rFonts w:ascii="微软雅黑" w:eastAsia="微软雅黑" w:hAnsi="微软雅黑" w:hint="eastAsia"/>
                <w:color w:val="000000" w:themeColor="text1"/>
                <w:szCs w:val="21"/>
              </w:rPr>
              <w:t>水印</w:t>
            </w:r>
            <w:commentRangeEnd w:id="34"/>
            <w:r w:rsidR="005D29E5">
              <w:rPr>
                <w:rStyle w:val="af2"/>
              </w:rPr>
              <w:commentReference w:id="34"/>
            </w:r>
          </w:p>
          <w:p w:rsidR="002F0C25" w:rsidRPr="006E672B" w:rsidRDefault="00EC0163" w:rsidP="00331719">
            <w:pPr>
              <w:pStyle w:val="af1"/>
              <w:numPr>
                <w:ilvl w:val="1"/>
                <w:numId w:val="8"/>
              </w:numPr>
              <w:rPr>
                <w:rFonts w:ascii="微软雅黑" w:eastAsia="微软雅黑" w:hAnsi="微软雅黑"/>
                <w:color w:val="000000" w:themeColor="text1"/>
                <w:szCs w:val="21"/>
              </w:rPr>
            </w:pPr>
            <w:r>
              <w:rPr>
                <w:rFonts w:ascii="微软雅黑" w:eastAsia="微软雅黑" w:hAnsi="微软雅黑" w:hint="eastAsia"/>
                <w:color w:val="000000" w:themeColor="text1"/>
                <w:szCs w:val="21"/>
              </w:rPr>
              <w:t>折线图X轴：</w:t>
            </w:r>
            <w:r w:rsidR="00B41191">
              <w:rPr>
                <w:rFonts w:ascii="微软雅黑" w:eastAsia="微软雅黑" w:hAnsi="微软雅黑" w:hint="eastAsia"/>
                <w:color w:val="000000" w:themeColor="text1"/>
                <w:szCs w:val="21"/>
              </w:rPr>
              <w:t>提供时间维度，</w:t>
            </w:r>
            <w:r w:rsidR="00B41191" w:rsidRPr="006E672B">
              <w:rPr>
                <w:rFonts w:ascii="微软雅黑" w:eastAsia="微软雅黑" w:hAnsi="微软雅黑" w:hint="eastAsia"/>
                <w:color w:val="000000" w:themeColor="text1"/>
                <w:szCs w:val="21"/>
              </w:rPr>
              <w:t>单位</w:t>
            </w:r>
            <w:r w:rsidR="00B41191">
              <w:rPr>
                <w:rFonts w:ascii="微软雅黑" w:eastAsia="微软雅黑" w:hAnsi="微软雅黑" w:hint="eastAsia"/>
                <w:color w:val="000000" w:themeColor="text1"/>
                <w:szCs w:val="21"/>
              </w:rPr>
              <w:t>：</w:t>
            </w:r>
            <w:r w:rsidR="00B41191" w:rsidRPr="006E672B">
              <w:rPr>
                <w:rFonts w:ascii="微软雅黑" w:eastAsia="微软雅黑" w:hAnsi="微软雅黑" w:hint="eastAsia"/>
                <w:color w:val="000000" w:themeColor="text1"/>
                <w:szCs w:val="21"/>
              </w:rPr>
              <w:t>为“天”（选择时间为“某周”和“某月”）或“时”（选择时间为“某天”），X</w:t>
            </w:r>
            <w:proofErr w:type="gramStart"/>
            <w:r w:rsidR="00B41191" w:rsidRPr="006E672B">
              <w:rPr>
                <w:rFonts w:ascii="微软雅黑" w:eastAsia="微软雅黑" w:hAnsi="微软雅黑" w:hint="eastAsia"/>
                <w:color w:val="000000" w:themeColor="text1"/>
                <w:szCs w:val="21"/>
              </w:rPr>
              <w:t>轴单位</w:t>
            </w:r>
            <w:proofErr w:type="gramEnd"/>
            <w:r w:rsidR="00B41191" w:rsidRPr="006E672B">
              <w:rPr>
                <w:rFonts w:ascii="微软雅黑" w:eastAsia="微软雅黑" w:hAnsi="微软雅黑" w:hint="eastAsia"/>
                <w:color w:val="000000" w:themeColor="text1"/>
                <w:szCs w:val="21"/>
              </w:rPr>
              <w:t>为“时”的情况下，起点为</w:t>
            </w:r>
            <w:r w:rsidR="0064022E">
              <w:rPr>
                <w:rFonts w:ascii="微软雅黑" w:eastAsia="微软雅黑" w:hAnsi="微软雅黑" w:hint="eastAsia"/>
                <w:color w:val="000000" w:themeColor="text1"/>
                <w:szCs w:val="21"/>
              </w:rPr>
              <w:t>0</w:t>
            </w:r>
            <w:r w:rsidR="00B41191" w:rsidRPr="006E672B">
              <w:rPr>
                <w:rFonts w:ascii="微软雅黑" w:eastAsia="微软雅黑" w:hAnsi="微软雅黑" w:hint="eastAsia"/>
                <w:color w:val="000000" w:themeColor="text1"/>
                <w:szCs w:val="21"/>
              </w:rPr>
              <w:t>；</w:t>
            </w:r>
            <w:r w:rsidR="00B41191">
              <w:rPr>
                <w:rFonts w:ascii="微软雅黑" w:eastAsia="微软雅黑" w:hAnsi="微软雅黑" w:hint="eastAsia"/>
                <w:color w:val="000000" w:themeColor="text1"/>
                <w:szCs w:val="21"/>
              </w:rPr>
              <w:t>只</w:t>
            </w:r>
            <w:r w:rsidR="002F0C25" w:rsidRPr="006E672B">
              <w:rPr>
                <w:rFonts w:ascii="微软雅黑" w:eastAsia="微软雅黑" w:hAnsi="微软雅黑" w:hint="eastAsia"/>
                <w:color w:val="000000" w:themeColor="text1"/>
                <w:szCs w:val="21"/>
              </w:rPr>
              <w:t>显示当前查看的</w:t>
            </w:r>
            <w:r w:rsidR="00AD3C57" w:rsidRPr="006E672B">
              <w:rPr>
                <w:rFonts w:ascii="微软雅黑" w:eastAsia="微软雅黑" w:hAnsi="微软雅黑" w:hint="eastAsia"/>
                <w:color w:val="000000" w:themeColor="text1"/>
                <w:szCs w:val="21"/>
              </w:rPr>
              <w:t>时间（时间段）</w:t>
            </w:r>
            <w:r w:rsidR="00A86329" w:rsidRPr="006E672B">
              <w:rPr>
                <w:rFonts w:ascii="微软雅黑" w:eastAsia="微软雅黑" w:hAnsi="微软雅黑" w:hint="eastAsia"/>
                <w:color w:val="000000" w:themeColor="text1"/>
                <w:szCs w:val="21"/>
              </w:rPr>
              <w:t>内有数据的节点</w:t>
            </w:r>
            <w:r w:rsidR="002E1A5D" w:rsidRPr="006E672B">
              <w:rPr>
                <w:rFonts w:ascii="微软雅黑" w:eastAsia="微软雅黑" w:hAnsi="微软雅黑" w:hint="eastAsia"/>
                <w:color w:val="000000" w:themeColor="text1"/>
                <w:szCs w:val="21"/>
              </w:rPr>
              <w:t>（例如查看的是本月数据，但是本月只过了5天，数据节点就只到</w:t>
            </w:r>
            <w:commentRangeStart w:id="35"/>
            <w:r w:rsidR="002E1A5D" w:rsidRPr="006E672B">
              <w:rPr>
                <w:rFonts w:ascii="微软雅黑" w:eastAsia="微软雅黑" w:hAnsi="微软雅黑" w:hint="eastAsia"/>
                <w:color w:val="000000" w:themeColor="text1"/>
                <w:szCs w:val="21"/>
              </w:rPr>
              <w:t>4</w:t>
            </w:r>
            <w:commentRangeEnd w:id="35"/>
            <w:r w:rsidR="004E7D65">
              <w:rPr>
                <w:rStyle w:val="af2"/>
              </w:rPr>
              <w:commentReference w:id="35"/>
            </w:r>
            <w:r w:rsidR="002E1A5D" w:rsidRPr="006E672B">
              <w:rPr>
                <w:rFonts w:ascii="微软雅黑" w:eastAsia="微软雅黑" w:hAnsi="微软雅黑" w:hint="eastAsia"/>
                <w:color w:val="000000" w:themeColor="text1"/>
                <w:szCs w:val="21"/>
              </w:rPr>
              <w:t>）</w:t>
            </w:r>
            <w:r w:rsidR="00A86329" w:rsidRPr="006E672B">
              <w:rPr>
                <w:rFonts w:ascii="微软雅黑" w:eastAsia="微软雅黑" w:hAnsi="微软雅黑" w:hint="eastAsia"/>
                <w:color w:val="000000" w:themeColor="text1"/>
                <w:szCs w:val="21"/>
              </w:rPr>
              <w:t>。</w:t>
            </w:r>
          </w:p>
          <w:p w:rsidR="00EE2079" w:rsidRPr="006E672B" w:rsidRDefault="00EE2079" w:rsidP="00331719">
            <w:pPr>
              <w:pStyle w:val="af1"/>
              <w:numPr>
                <w:ilvl w:val="1"/>
                <w:numId w:val="8"/>
              </w:numPr>
              <w:rPr>
                <w:rFonts w:ascii="微软雅黑" w:eastAsia="微软雅黑" w:hAnsi="微软雅黑"/>
                <w:color w:val="000000" w:themeColor="text1"/>
                <w:szCs w:val="21"/>
              </w:rPr>
            </w:pPr>
            <w:r w:rsidRPr="006E672B">
              <w:rPr>
                <w:rFonts w:ascii="微软雅黑" w:eastAsia="微软雅黑" w:hAnsi="微软雅黑" w:hint="eastAsia"/>
                <w:color w:val="000000" w:themeColor="text1"/>
                <w:szCs w:val="21"/>
              </w:rPr>
              <w:t>Y轴</w:t>
            </w:r>
            <w:r w:rsidR="00B41191">
              <w:rPr>
                <w:rFonts w:ascii="微软雅黑" w:eastAsia="微软雅黑" w:hAnsi="微软雅黑" w:hint="eastAsia"/>
                <w:color w:val="000000" w:themeColor="text1"/>
                <w:szCs w:val="21"/>
              </w:rPr>
              <w:t>：提供数量维度，</w:t>
            </w:r>
            <w:r w:rsidRPr="006E672B">
              <w:rPr>
                <w:rFonts w:ascii="微软雅黑" w:eastAsia="微软雅黑" w:hAnsi="微软雅黑" w:hint="eastAsia"/>
                <w:color w:val="000000" w:themeColor="text1"/>
                <w:szCs w:val="21"/>
              </w:rPr>
              <w:t>无单位</w:t>
            </w:r>
            <w:r w:rsidR="000E57F9">
              <w:rPr>
                <w:rFonts w:ascii="微软雅黑" w:eastAsia="微软雅黑" w:hAnsi="微软雅黑" w:hint="eastAsia"/>
                <w:color w:val="000000" w:themeColor="text1"/>
                <w:szCs w:val="21"/>
              </w:rPr>
              <w:t>，根据内部数据的大小自分配比例</w:t>
            </w:r>
            <w:r w:rsidR="00114E96" w:rsidRPr="006E672B">
              <w:rPr>
                <w:rFonts w:ascii="微软雅黑" w:eastAsia="微软雅黑" w:hAnsi="微软雅黑" w:hint="eastAsia"/>
                <w:color w:val="000000" w:themeColor="text1"/>
                <w:szCs w:val="21"/>
              </w:rPr>
              <w:t>。</w:t>
            </w:r>
          </w:p>
          <w:p w:rsidR="00EE2079" w:rsidRPr="006E672B" w:rsidRDefault="00EC0163" w:rsidP="00331719">
            <w:pPr>
              <w:pStyle w:val="af1"/>
              <w:numPr>
                <w:ilvl w:val="1"/>
                <w:numId w:val="8"/>
              </w:numPr>
              <w:rPr>
                <w:rFonts w:ascii="微软雅黑" w:eastAsia="微软雅黑" w:hAnsi="微软雅黑"/>
                <w:color w:val="000000" w:themeColor="text1"/>
                <w:szCs w:val="21"/>
              </w:rPr>
            </w:pPr>
            <w:r>
              <w:rPr>
                <w:rFonts w:ascii="微软雅黑" w:eastAsia="微软雅黑" w:hAnsi="微软雅黑" w:hint="eastAsia"/>
                <w:color w:val="000000" w:themeColor="text1"/>
                <w:szCs w:val="21"/>
              </w:rPr>
              <w:t>折</w:t>
            </w:r>
            <w:r w:rsidR="00EE2079" w:rsidRPr="006E672B">
              <w:rPr>
                <w:rFonts w:ascii="微软雅黑" w:eastAsia="微软雅黑" w:hAnsi="微软雅黑" w:hint="eastAsia"/>
                <w:color w:val="000000" w:themeColor="text1"/>
                <w:szCs w:val="21"/>
              </w:rPr>
              <w:t>线的单位节点</w:t>
            </w:r>
            <w:r w:rsidR="00566FD1">
              <w:rPr>
                <w:rFonts w:ascii="微软雅黑" w:eastAsia="微软雅黑" w:hAnsi="微软雅黑" w:hint="eastAsia"/>
                <w:color w:val="000000" w:themeColor="text1"/>
                <w:szCs w:val="21"/>
              </w:rPr>
              <w:t>：</w:t>
            </w:r>
            <w:r w:rsidR="00EE2079" w:rsidRPr="006E672B">
              <w:rPr>
                <w:rFonts w:ascii="微软雅黑" w:eastAsia="微软雅黑" w:hAnsi="微软雅黑" w:hint="eastAsia"/>
                <w:color w:val="000000" w:themeColor="text1"/>
                <w:szCs w:val="21"/>
              </w:rPr>
              <w:t>鼠标滑过时节点放</w:t>
            </w:r>
            <w:r w:rsidR="00E153BF" w:rsidRPr="006E672B">
              <w:rPr>
                <w:rFonts w:ascii="微软雅黑" w:eastAsia="微软雅黑" w:hAnsi="微软雅黑" w:hint="eastAsia"/>
                <w:color w:val="000000" w:themeColor="text1"/>
                <w:szCs w:val="21"/>
              </w:rPr>
              <w:t>大</w:t>
            </w:r>
            <w:r w:rsidR="009411C5" w:rsidRPr="006E672B">
              <w:rPr>
                <w:rFonts w:ascii="微软雅黑" w:eastAsia="微软雅黑" w:hAnsi="微软雅黑" w:hint="eastAsia"/>
                <w:color w:val="000000" w:themeColor="text1"/>
                <w:szCs w:val="21"/>
              </w:rPr>
              <w:t>，显示</w:t>
            </w:r>
            <w:r w:rsidR="00031702" w:rsidRPr="006E672B">
              <w:rPr>
                <w:rFonts w:ascii="微软雅黑" w:eastAsia="微软雅黑" w:hAnsi="微软雅黑" w:hint="eastAsia"/>
                <w:color w:val="000000" w:themeColor="text1"/>
                <w:szCs w:val="21"/>
              </w:rPr>
              <w:t>说明</w:t>
            </w:r>
            <w:r w:rsidR="009411C5" w:rsidRPr="006E672B">
              <w:rPr>
                <w:rFonts w:ascii="微软雅黑" w:eastAsia="微软雅黑" w:hAnsi="微软雅黑" w:hint="eastAsia"/>
                <w:color w:val="000000" w:themeColor="text1"/>
                <w:szCs w:val="21"/>
              </w:rPr>
              <w:t>框，如</w:t>
            </w:r>
            <w:r w:rsidR="00B27DDD" w:rsidRPr="006E672B">
              <w:rPr>
                <w:rFonts w:ascii="微软雅黑" w:eastAsia="微软雅黑" w:hAnsi="微软雅黑" w:hint="eastAsia"/>
                <w:color w:val="000000" w:themeColor="text1"/>
                <w:szCs w:val="21"/>
              </w:rPr>
              <w:t>下</w:t>
            </w:r>
            <w:r w:rsidR="009411C5" w:rsidRPr="006E672B">
              <w:rPr>
                <w:rFonts w:ascii="微软雅黑" w:eastAsia="微软雅黑" w:hAnsi="微软雅黑" w:hint="eastAsia"/>
                <w:color w:val="000000" w:themeColor="text1"/>
                <w:szCs w:val="21"/>
              </w:rPr>
              <w:t>图，移出则</w:t>
            </w:r>
            <w:r w:rsidR="00EE2079" w:rsidRPr="006E672B">
              <w:rPr>
                <w:rFonts w:ascii="微软雅黑" w:eastAsia="微软雅黑" w:hAnsi="微软雅黑" w:hint="eastAsia"/>
                <w:color w:val="000000" w:themeColor="text1"/>
                <w:szCs w:val="21"/>
              </w:rPr>
              <w:t>消失</w:t>
            </w:r>
            <w:r w:rsidR="00E153BF" w:rsidRPr="006E672B">
              <w:rPr>
                <w:rFonts w:ascii="微软雅黑" w:eastAsia="微软雅黑" w:hAnsi="微软雅黑" w:hint="eastAsia"/>
                <w:color w:val="000000" w:themeColor="text1"/>
                <w:szCs w:val="21"/>
              </w:rPr>
              <w:t>，</w:t>
            </w:r>
            <w:r w:rsidR="007C142D" w:rsidRPr="006E672B">
              <w:rPr>
                <w:rFonts w:ascii="微软雅黑" w:eastAsia="微软雅黑" w:hAnsi="微软雅黑" w:hint="eastAsia"/>
                <w:color w:val="000000" w:themeColor="text1"/>
                <w:szCs w:val="21"/>
              </w:rPr>
              <w:t>举例</w:t>
            </w:r>
            <w:r w:rsidR="009411C5" w:rsidRPr="006E672B">
              <w:rPr>
                <w:rFonts w:ascii="微软雅黑" w:eastAsia="微软雅黑" w:hAnsi="微软雅黑" w:hint="eastAsia"/>
                <w:color w:val="000000" w:themeColor="text1"/>
                <w:szCs w:val="21"/>
              </w:rPr>
              <w:t>：</w:t>
            </w:r>
            <w:r w:rsidR="00E153BF" w:rsidRPr="006E672B">
              <w:rPr>
                <w:rFonts w:ascii="微软雅黑" w:eastAsia="微软雅黑" w:hAnsi="微软雅黑" w:hint="eastAsia"/>
                <w:color w:val="000000" w:themeColor="text1"/>
                <w:szCs w:val="21"/>
              </w:rPr>
              <w:t>移入X</w:t>
            </w:r>
            <w:r w:rsidR="00566FD1">
              <w:rPr>
                <w:rFonts w:ascii="微软雅黑" w:eastAsia="微软雅黑" w:hAnsi="微软雅黑" w:hint="eastAsia"/>
                <w:color w:val="000000" w:themeColor="text1"/>
                <w:szCs w:val="21"/>
              </w:rPr>
              <w:t>轴</w:t>
            </w:r>
            <w:r w:rsidR="00E153BF" w:rsidRPr="006E672B">
              <w:rPr>
                <w:rFonts w:ascii="微软雅黑" w:eastAsia="微软雅黑" w:hAnsi="微软雅黑" w:hint="eastAsia"/>
                <w:color w:val="000000" w:themeColor="text1"/>
                <w:szCs w:val="21"/>
              </w:rPr>
              <w:t>10</w:t>
            </w:r>
            <w:r w:rsidR="00566FD1">
              <w:rPr>
                <w:rFonts w:ascii="微软雅黑" w:eastAsia="微软雅黑" w:hAnsi="微软雅黑" w:hint="eastAsia"/>
                <w:color w:val="000000" w:themeColor="text1"/>
                <w:szCs w:val="21"/>
              </w:rPr>
              <w:t>对应的节点</w:t>
            </w:r>
            <w:r w:rsidR="00E153BF" w:rsidRPr="006E672B">
              <w:rPr>
                <w:rFonts w:ascii="微软雅黑" w:eastAsia="微软雅黑" w:hAnsi="微软雅黑" w:hint="eastAsia"/>
                <w:color w:val="000000" w:themeColor="text1"/>
                <w:szCs w:val="21"/>
              </w:rPr>
              <w:t>，显示的是</w:t>
            </w:r>
            <w:r w:rsidR="0064022E">
              <w:rPr>
                <w:rFonts w:ascii="微软雅黑" w:eastAsia="微软雅黑" w:hAnsi="微软雅黑" w:hint="eastAsia"/>
                <w:color w:val="000000" w:themeColor="text1"/>
                <w:szCs w:val="21"/>
              </w:rPr>
              <w:t>10</w:t>
            </w:r>
            <w:r w:rsidR="00E153BF" w:rsidRPr="006E672B">
              <w:rPr>
                <w:rFonts w:ascii="微软雅黑" w:eastAsia="微软雅黑" w:hAnsi="微软雅黑" w:hint="eastAsia"/>
                <w:color w:val="000000" w:themeColor="text1"/>
                <w:szCs w:val="21"/>
              </w:rPr>
              <w:t>点</w:t>
            </w:r>
            <w:r w:rsidR="0064022E">
              <w:rPr>
                <w:rFonts w:ascii="微软雅黑" w:eastAsia="微软雅黑" w:hAnsi="微软雅黑" w:hint="eastAsia"/>
                <w:color w:val="000000" w:themeColor="text1"/>
                <w:szCs w:val="21"/>
              </w:rPr>
              <w:t>~10</w:t>
            </w:r>
            <w:r w:rsidR="00E153BF" w:rsidRPr="006E672B">
              <w:rPr>
                <w:rFonts w:ascii="微软雅黑" w:eastAsia="微软雅黑" w:hAnsi="微软雅黑" w:hint="eastAsia"/>
                <w:color w:val="000000" w:themeColor="text1"/>
                <w:szCs w:val="21"/>
              </w:rPr>
              <w:t>点</w:t>
            </w:r>
            <w:r w:rsidR="0064022E">
              <w:rPr>
                <w:rFonts w:ascii="微软雅黑" w:eastAsia="微软雅黑" w:hAnsi="微软雅黑" w:hint="eastAsia"/>
                <w:color w:val="000000" w:themeColor="text1"/>
                <w:szCs w:val="21"/>
              </w:rPr>
              <w:t>59分59秒</w:t>
            </w:r>
            <w:r w:rsidR="00566FD1">
              <w:rPr>
                <w:rFonts w:ascii="微软雅黑" w:eastAsia="微软雅黑" w:hAnsi="微软雅黑" w:hint="eastAsia"/>
                <w:color w:val="000000" w:themeColor="text1"/>
                <w:szCs w:val="21"/>
              </w:rPr>
              <w:t>的数据</w:t>
            </w:r>
            <w:r w:rsidR="00EE2079" w:rsidRPr="006E672B">
              <w:rPr>
                <w:rFonts w:ascii="微软雅黑" w:eastAsia="微软雅黑" w:hAnsi="微软雅黑" w:hint="eastAsia"/>
                <w:color w:val="000000" w:themeColor="text1"/>
                <w:szCs w:val="21"/>
              </w:rPr>
              <w:t>；</w:t>
            </w:r>
          </w:p>
          <w:p w:rsidR="00E861AA" w:rsidRDefault="006B0C62" w:rsidP="00AC0318">
            <w:pPr>
              <w:pStyle w:val="af1"/>
              <w:numPr>
                <w:ilvl w:val="1"/>
                <w:numId w:val="8"/>
              </w:numPr>
              <w:rPr>
                <w:rFonts w:ascii="微软雅黑" w:eastAsia="微软雅黑" w:hAnsi="微软雅黑"/>
                <w:color w:val="000000" w:themeColor="text1"/>
                <w:szCs w:val="21"/>
              </w:rPr>
            </w:pPr>
            <w:r w:rsidRPr="006E672B">
              <w:rPr>
                <w:rFonts w:ascii="微软雅黑" w:eastAsia="微软雅黑" w:hAnsi="微软雅黑" w:hint="eastAsia"/>
                <w:color w:val="000000" w:themeColor="text1"/>
                <w:szCs w:val="21"/>
              </w:rPr>
              <w:t>数据表</w:t>
            </w:r>
            <w:r w:rsidR="00324BC7" w:rsidRPr="006E672B">
              <w:rPr>
                <w:rFonts w:ascii="微软雅黑" w:eastAsia="微软雅黑" w:hAnsi="微软雅黑" w:hint="eastAsia"/>
                <w:color w:val="000000" w:themeColor="text1"/>
                <w:szCs w:val="21"/>
              </w:rPr>
              <w:t>格</w:t>
            </w:r>
            <w:r w:rsidRPr="006E672B">
              <w:rPr>
                <w:rFonts w:ascii="微软雅黑" w:eastAsia="微软雅黑" w:hAnsi="微软雅黑" w:hint="eastAsia"/>
                <w:color w:val="000000" w:themeColor="text1"/>
                <w:szCs w:val="21"/>
              </w:rPr>
              <w:t>，显示当前</w:t>
            </w:r>
            <w:r w:rsidR="001A3952" w:rsidRPr="006E672B">
              <w:rPr>
                <w:rFonts w:ascii="微软雅黑" w:eastAsia="微软雅黑" w:hAnsi="微软雅黑" w:hint="eastAsia"/>
                <w:color w:val="000000" w:themeColor="text1"/>
                <w:szCs w:val="21"/>
              </w:rPr>
              <w:t>节点</w:t>
            </w:r>
            <w:r w:rsidRPr="006E672B">
              <w:rPr>
                <w:rFonts w:ascii="微软雅黑" w:eastAsia="微软雅黑" w:hAnsi="微软雅黑" w:hint="eastAsia"/>
                <w:color w:val="000000" w:themeColor="text1"/>
                <w:szCs w:val="21"/>
              </w:rPr>
              <w:t>的“浏览数”和“</w:t>
            </w:r>
            <w:r w:rsidR="002B1FF2">
              <w:rPr>
                <w:rFonts w:ascii="微软雅黑" w:eastAsia="微软雅黑" w:hAnsi="微软雅黑" w:hint="eastAsia"/>
                <w:color w:val="000000" w:themeColor="text1"/>
                <w:szCs w:val="21"/>
              </w:rPr>
              <w:t>独特访客数</w:t>
            </w:r>
            <w:r w:rsidRPr="006E672B">
              <w:rPr>
                <w:rFonts w:ascii="微软雅黑" w:eastAsia="微软雅黑" w:hAnsi="微软雅黑" w:hint="eastAsia"/>
                <w:color w:val="000000" w:themeColor="text1"/>
                <w:szCs w:val="21"/>
              </w:rPr>
              <w:t>”</w:t>
            </w:r>
            <w:r w:rsidR="00BF53F2" w:rsidRPr="006E672B">
              <w:rPr>
                <w:rFonts w:ascii="微软雅黑" w:eastAsia="微软雅黑" w:hAnsi="微软雅黑" w:hint="eastAsia"/>
                <w:color w:val="000000" w:themeColor="text1"/>
                <w:szCs w:val="21"/>
              </w:rPr>
              <w:t>，</w:t>
            </w:r>
            <w:r w:rsidR="0020000E" w:rsidRPr="006E672B">
              <w:rPr>
                <w:rFonts w:ascii="微软雅黑" w:eastAsia="微软雅黑" w:hAnsi="微软雅黑" w:hint="eastAsia"/>
                <w:color w:val="000000" w:themeColor="text1"/>
                <w:szCs w:val="21"/>
              </w:rPr>
              <w:t>举例：</w:t>
            </w:r>
            <w:r w:rsidR="00DD7A3D" w:rsidRPr="006E672B">
              <w:rPr>
                <w:rFonts w:ascii="微软雅黑" w:eastAsia="微软雅黑" w:hAnsi="微软雅黑" w:hint="eastAsia"/>
                <w:color w:val="000000" w:themeColor="text1"/>
                <w:szCs w:val="21"/>
              </w:rPr>
              <w:t>标记为10的列，</w:t>
            </w:r>
            <w:r w:rsidR="00AC0318" w:rsidRPr="006E672B">
              <w:rPr>
                <w:rFonts w:ascii="微软雅黑" w:eastAsia="微软雅黑" w:hAnsi="微软雅黑" w:hint="eastAsia"/>
                <w:color w:val="000000" w:themeColor="text1"/>
                <w:szCs w:val="21"/>
              </w:rPr>
              <w:t>显示的是</w:t>
            </w:r>
            <w:r w:rsidR="00AC0318">
              <w:rPr>
                <w:rFonts w:ascii="微软雅黑" w:eastAsia="微软雅黑" w:hAnsi="微软雅黑" w:hint="eastAsia"/>
                <w:color w:val="000000" w:themeColor="text1"/>
                <w:szCs w:val="21"/>
              </w:rPr>
              <w:t>10</w:t>
            </w:r>
            <w:r w:rsidR="00AC0318" w:rsidRPr="006E672B">
              <w:rPr>
                <w:rFonts w:ascii="微软雅黑" w:eastAsia="微软雅黑" w:hAnsi="微软雅黑" w:hint="eastAsia"/>
                <w:color w:val="000000" w:themeColor="text1"/>
                <w:szCs w:val="21"/>
              </w:rPr>
              <w:t>点</w:t>
            </w:r>
            <w:r w:rsidR="00AC0318">
              <w:rPr>
                <w:rFonts w:ascii="微软雅黑" w:eastAsia="微软雅黑" w:hAnsi="微软雅黑" w:hint="eastAsia"/>
                <w:color w:val="000000" w:themeColor="text1"/>
                <w:szCs w:val="21"/>
              </w:rPr>
              <w:t>~10</w:t>
            </w:r>
            <w:r w:rsidR="00AC0318" w:rsidRPr="006E672B">
              <w:rPr>
                <w:rFonts w:ascii="微软雅黑" w:eastAsia="微软雅黑" w:hAnsi="微软雅黑" w:hint="eastAsia"/>
                <w:color w:val="000000" w:themeColor="text1"/>
                <w:szCs w:val="21"/>
              </w:rPr>
              <w:t>点</w:t>
            </w:r>
            <w:r w:rsidR="00AC0318">
              <w:rPr>
                <w:rFonts w:ascii="微软雅黑" w:eastAsia="微软雅黑" w:hAnsi="微软雅黑" w:hint="eastAsia"/>
                <w:color w:val="000000" w:themeColor="text1"/>
                <w:szCs w:val="21"/>
              </w:rPr>
              <w:t>59分59秒的</w:t>
            </w:r>
            <w:commentRangeStart w:id="36"/>
            <w:r w:rsidR="00AC0318">
              <w:rPr>
                <w:rFonts w:ascii="微软雅黑" w:eastAsia="微软雅黑" w:hAnsi="微软雅黑" w:hint="eastAsia"/>
                <w:color w:val="000000" w:themeColor="text1"/>
                <w:szCs w:val="21"/>
              </w:rPr>
              <w:t>数据</w:t>
            </w:r>
            <w:commentRangeEnd w:id="36"/>
            <w:r w:rsidR="00FC1B54">
              <w:rPr>
                <w:rStyle w:val="af2"/>
              </w:rPr>
              <w:commentReference w:id="36"/>
            </w:r>
            <w:r w:rsidR="00AC0318" w:rsidRPr="006E672B">
              <w:rPr>
                <w:rFonts w:ascii="微软雅黑" w:eastAsia="微软雅黑" w:hAnsi="微软雅黑" w:hint="eastAsia"/>
                <w:color w:val="000000" w:themeColor="text1"/>
                <w:szCs w:val="21"/>
              </w:rPr>
              <w:t>；</w:t>
            </w:r>
          </w:p>
          <w:p w:rsidR="00FC1B54" w:rsidRPr="00FC1B54" w:rsidRDefault="00FC1B54" w:rsidP="00FC1B54">
            <w:pPr>
              <w:rPr>
                <w:rFonts w:ascii="微软雅黑" w:eastAsia="微软雅黑" w:hAnsi="微软雅黑"/>
                <w:color w:val="000000" w:themeColor="text1"/>
                <w:szCs w:val="21"/>
              </w:rPr>
            </w:pPr>
          </w:p>
          <w:p w:rsidR="00FD6B81" w:rsidRDefault="00A80B50" w:rsidP="00FD6B81">
            <w:pPr>
              <w:ind w:left="360"/>
              <w:rPr>
                <w:rFonts w:ascii="微软雅黑" w:eastAsia="微软雅黑" w:hAnsi="微软雅黑"/>
                <w:color w:val="000000" w:themeColor="text1"/>
                <w:sz w:val="21"/>
                <w:szCs w:val="21"/>
              </w:rPr>
            </w:pPr>
            <w:r>
              <w:rPr>
                <w:rFonts w:ascii="微软雅黑" w:eastAsia="微软雅黑" w:hAnsi="微软雅黑"/>
                <w:noProof/>
                <w:color w:val="000000" w:themeColor="text1"/>
                <w:sz w:val="21"/>
                <w:szCs w:val="21"/>
              </w:rPr>
              <w:drawing>
                <wp:inline distT="0" distB="0" distL="0" distR="0" wp14:anchorId="250AC330" wp14:editId="28EEC295">
                  <wp:extent cx="4465167" cy="1956471"/>
                  <wp:effectExtent l="1905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srcRect/>
                          <a:stretch>
                            <a:fillRect/>
                          </a:stretch>
                        </pic:blipFill>
                        <pic:spPr bwMode="auto">
                          <a:xfrm>
                            <a:off x="0" y="0"/>
                            <a:ext cx="4468358" cy="1957869"/>
                          </a:xfrm>
                          <a:prstGeom prst="rect">
                            <a:avLst/>
                          </a:prstGeom>
                          <a:noFill/>
                          <a:ln w="9525">
                            <a:noFill/>
                            <a:miter lim="800000"/>
                            <a:headEnd/>
                            <a:tailEnd/>
                          </a:ln>
                        </pic:spPr>
                      </pic:pic>
                    </a:graphicData>
                  </a:graphic>
                </wp:inline>
              </w:drawing>
            </w:r>
          </w:p>
          <w:p w:rsidR="0032435B" w:rsidRDefault="0032435B" w:rsidP="00FD6B81">
            <w:pPr>
              <w:ind w:left="360"/>
              <w:rPr>
                <w:rFonts w:ascii="微软雅黑" w:eastAsia="微软雅黑" w:hAnsi="微软雅黑"/>
                <w:color w:val="000000" w:themeColor="text1"/>
                <w:sz w:val="21"/>
                <w:szCs w:val="21"/>
              </w:rPr>
            </w:pPr>
            <w:r>
              <w:rPr>
                <w:rFonts w:ascii="微软雅黑" w:eastAsia="微软雅黑" w:hAnsi="微软雅黑" w:hint="eastAsia"/>
                <w:color w:val="000000" w:themeColor="text1"/>
                <w:sz w:val="21"/>
                <w:szCs w:val="21"/>
              </w:rPr>
              <w:t>翻页效果：</w:t>
            </w:r>
          </w:p>
          <w:p w:rsidR="0032435B" w:rsidRPr="006E672B" w:rsidRDefault="0032435B" w:rsidP="00FD6B81">
            <w:pPr>
              <w:ind w:left="360"/>
              <w:rPr>
                <w:rFonts w:ascii="微软雅黑" w:eastAsia="微软雅黑" w:hAnsi="微软雅黑"/>
                <w:color w:val="000000" w:themeColor="text1"/>
                <w:sz w:val="21"/>
                <w:szCs w:val="21"/>
              </w:rPr>
            </w:pPr>
            <w:r>
              <w:rPr>
                <w:noProof/>
              </w:rPr>
              <w:drawing>
                <wp:inline distT="0" distB="0" distL="0" distR="0" wp14:anchorId="6AABA62B" wp14:editId="5612A9DE">
                  <wp:extent cx="4866198" cy="582367"/>
                  <wp:effectExtent l="19050" t="19050" r="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866198" cy="582367"/>
                          </a:xfrm>
                          <a:prstGeom prst="rect">
                            <a:avLst/>
                          </a:prstGeom>
                          <a:ln>
                            <a:solidFill>
                              <a:schemeClr val="bg1">
                                <a:lumMod val="50000"/>
                              </a:schemeClr>
                            </a:solidFill>
                          </a:ln>
                        </pic:spPr>
                      </pic:pic>
                    </a:graphicData>
                  </a:graphic>
                </wp:inline>
              </w:drawing>
            </w:r>
          </w:p>
          <w:p w:rsidR="009609C6" w:rsidRPr="006E672B" w:rsidRDefault="009609C6" w:rsidP="00FF1F8F">
            <w:pPr>
              <w:pStyle w:val="af1"/>
              <w:numPr>
                <w:ilvl w:val="0"/>
                <w:numId w:val="6"/>
              </w:numPr>
              <w:rPr>
                <w:rFonts w:ascii="微软雅黑" w:eastAsia="微软雅黑" w:hAnsi="微软雅黑"/>
                <w:color w:val="000000" w:themeColor="text1"/>
                <w:szCs w:val="21"/>
              </w:rPr>
            </w:pPr>
            <w:r w:rsidRPr="006E672B">
              <w:rPr>
                <w:rFonts w:ascii="微软雅黑" w:eastAsia="微软雅黑" w:hAnsi="微软雅黑" w:hint="eastAsia"/>
                <w:color w:val="000000" w:themeColor="text1"/>
                <w:szCs w:val="21"/>
              </w:rPr>
              <w:t>流量分析-来源占比</w:t>
            </w:r>
            <w:r w:rsidR="00330762">
              <w:rPr>
                <w:rFonts w:ascii="微软雅黑" w:eastAsia="微软雅黑" w:hAnsi="微软雅黑" w:hint="eastAsia"/>
                <w:color w:val="000000" w:themeColor="text1"/>
                <w:szCs w:val="21"/>
              </w:rPr>
              <w:t>饼图</w:t>
            </w:r>
          </w:p>
          <w:p w:rsidR="00B74DA6" w:rsidRDefault="00B3396E" w:rsidP="00B74DA6">
            <w:pPr>
              <w:pStyle w:val="af1"/>
              <w:numPr>
                <w:ilvl w:val="0"/>
                <w:numId w:val="23"/>
              </w:numPr>
              <w:rPr>
                <w:rFonts w:ascii="微软雅黑" w:eastAsia="微软雅黑" w:hAnsi="微软雅黑"/>
                <w:color w:val="000000" w:themeColor="text1"/>
                <w:szCs w:val="21"/>
              </w:rPr>
            </w:pPr>
            <w:r w:rsidRPr="006E672B">
              <w:rPr>
                <w:rFonts w:ascii="微软雅黑" w:eastAsia="微软雅黑" w:hAnsi="微软雅黑" w:hint="eastAsia"/>
                <w:color w:val="000000" w:themeColor="text1"/>
                <w:szCs w:val="21"/>
              </w:rPr>
              <w:t>统计</w:t>
            </w:r>
            <w:r w:rsidR="00601DC1" w:rsidRPr="006E672B">
              <w:rPr>
                <w:rFonts w:ascii="微软雅黑" w:eastAsia="微软雅黑" w:hAnsi="微软雅黑" w:hint="eastAsia"/>
                <w:color w:val="000000" w:themeColor="text1"/>
                <w:szCs w:val="21"/>
              </w:rPr>
              <w:t>浏览量，</w:t>
            </w:r>
            <w:r w:rsidR="00F77558">
              <w:rPr>
                <w:rFonts w:ascii="微软雅黑" w:eastAsia="微软雅黑" w:hAnsi="微软雅黑" w:hint="eastAsia"/>
                <w:color w:val="000000" w:themeColor="text1"/>
                <w:szCs w:val="21"/>
              </w:rPr>
              <w:t>在</w:t>
            </w:r>
            <w:r w:rsidR="00C77A16" w:rsidRPr="006E672B">
              <w:rPr>
                <w:rFonts w:ascii="微软雅黑" w:eastAsia="微软雅黑" w:hAnsi="微软雅黑" w:hint="eastAsia"/>
                <w:color w:val="000000" w:themeColor="text1"/>
                <w:szCs w:val="21"/>
              </w:rPr>
              <w:t>PC端、APP、WAP三端</w:t>
            </w:r>
            <w:r w:rsidR="00F77558">
              <w:rPr>
                <w:rFonts w:ascii="微软雅黑" w:eastAsia="微软雅黑" w:hAnsi="微软雅黑" w:hint="eastAsia"/>
                <w:color w:val="000000" w:themeColor="text1"/>
                <w:szCs w:val="21"/>
              </w:rPr>
              <w:t>各自的数据和</w:t>
            </w:r>
            <w:r w:rsidR="00C77A16" w:rsidRPr="006E672B">
              <w:rPr>
                <w:rFonts w:ascii="微软雅黑" w:eastAsia="微软雅黑" w:hAnsi="微软雅黑" w:hint="eastAsia"/>
                <w:color w:val="000000" w:themeColor="text1"/>
                <w:szCs w:val="21"/>
              </w:rPr>
              <w:t>占比</w:t>
            </w:r>
          </w:p>
          <w:p w:rsidR="00C77A16" w:rsidRDefault="00B74DA6" w:rsidP="00B74DA6">
            <w:pPr>
              <w:pStyle w:val="af1"/>
              <w:numPr>
                <w:ilvl w:val="0"/>
                <w:numId w:val="23"/>
              </w:numPr>
              <w:rPr>
                <w:rFonts w:ascii="微软雅黑" w:eastAsia="微软雅黑" w:hAnsi="微软雅黑"/>
                <w:color w:val="000000" w:themeColor="text1"/>
                <w:szCs w:val="21"/>
              </w:rPr>
            </w:pPr>
            <w:r w:rsidRPr="006E672B">
              <w:rPr>
                <w:rFonts w:ascii="微软雅黑" w:eastAsia="微软雅黑" w:hAnsi="微软雅黑" w:hint="eastAsia"/>
                <w:color w:val="000000" w:themeColor="text1"/>
                <w:szCs w:val="21"/>
              </w:rPr>
              <w:t>统计</w:t>
            </w:r>
            <w:r w:rsidR="002B1FF2">
              <w:rPr>
                <w:rFonts w:ascii="微软雅黑" w:eastAsia="微软雅黑" w:hAnsi="微软雅黑" w:hint="eastAsia"/>
                <w:color w:val="000000" w:themeColor="text1"/>
                <w:szCs w:val="21"/>
              </w:rPr>
              <w:t>独特访客数</w:t>
            </w:r>
            <w:r>
              <w:rPr>
                <w:rFonts w:ascii="微软雅黑" w:eastAsia="微软雅黑" w:hAnsi="微软雅黑" w:hint="eastAsia"/>
                <w:color w:val="000000" w:themeColor="text1"/>
                <w:szCs w:val="21"/>
              </w:rPr>
              <w:t>，在</w:t>
            </w:r>
            <w:r w:rsidRPr="006E672B">
              <w:rPr>
                <w:rFonts w:ascii="微软雅黑" w:eastAsia="微软雅黑" w:hAnsi="微软雅黑" w:hint="eastAsia"/>
                <w:color w:val="000000" w:themeColor="text1"/>
                <w:szCs w:val="21"/>
              </w:rPr>
              <w:t>PC端、APP、WAP三端</w:t>
            </w:r>
            <w:r>
              <w:rPr>
                <w:rFonts w:ascii="微软雅黑" w:eastAsia="微软雅黑" w:hAnsi="微软雅黑" w:hint="eastAsia"/>
                <w:color w:val="000000" w:themeColor="text1"/>
                <w:szCs w:val="21"/>
              </w:rPr>
              <w:t>各自的数据和</w:t>
            </w:r>
            <w:r w:rsidRPr="006E672B">
              <w:rPr>
                <w:rFonts w:ascii="微软雅黑" w:eastAsia="微软雅黑" w:hAnsi="微软雅黑" w:hint="eastAsia"/>
                <w:color w:val="000000" w:themeColor="text1"/>
                <w:szCs w:val="21"/>
              </w:rPr>
              <w:t>占比</w:t>
            </w:r>
          </w:p>
          <w:p w:rsidR="00813D5C" w:rsidRDefault="00813D5C" w:rsidP="00B74DA6">
            <w:pPr>
              <w:pStyle w:val="af1"/>
              <w:numPr>
                <w:ilvl w:val="0"/>
                <w:numId w:val="23"/>
              </w:numPr>
              <w:rPr>
                <w:rFonts w:ascii="微软雅黑" w:eastAsia="微软雅黑" w:hAnsi="微软雅黑"/>
                <w:color w:val="000000" w:themeColor="text1"/>
                <w:szCs w:val="21"/>
              </w:rPr>
            </w:pPr>
            <w:r>
              <w:rPr>
                <w:rFonts w:ascii="微软雅黑" w:eastAsia="微软雅黑" w:hAnsi="微软雅黑" w:hint="eastAsia"/>
                <w:color w:val="000000" w:themeColor="text1"/>
                <w:szCs w:val="21"/>
              </w:rPr>
              <w:t>信息包括：</w:t>
            </w:r>
            <w:proofErr w:type="gramStart"/>
            <w:r>
              <w:rPr>
                <w:rFonts w:ascii="微软雅黑" w:eastAsia="微软雅黑" w:hAnsi="微软雅黑" w:hint="eastAsia"/>
                <w:color w:val="000000" w:themeColor="text1"/>
                <w:szCs w:val="21"/>
              </w:rPr>
              <w:t>饼图名称</w:t>
            </w:r>
            <w:proofErr w:type="gramEnd"/>
            <w:r>
              <w:rPr>
                <w:rFonts w:ascii="微软雅黑" w:eastAsia="微软雅黑" w:hAnsi="微软雅黑" w:hint="eastAsia"/>
                <w:color w:val="000000" w:themeColor="text1"/>
                <w:szCs w:val="21"/>
              </w:rPr>
              <w:t>+统计的时间+</w:t>
            </w:r>
            <w:r w:rsidRPr="006E672B">
              <w:rPr>
                <w:rFonts w:ascii="微软雅黑" w:eastAsia="微软雅黑" w:hAnsi="微软雅黑" w:hint="eastAsia"/>
                <w:color w:val="000000" w:themeColor="text1"/>
                <w:szCs w:val="21"/>
              </w:rPr>
              <w:t>图例</w:t>
            </w:r>
            <w:proofErr w:type="gramStart"/>
            <w:r w:rsidRPr="006E672B">
              <w:rPr>
                <w:rFonts w:ascii="微软雅黑" w:eastAsia="微软雅黑" w:hAnsi="微软雅黑" w:hint="eastAsia"/>
                <w:color w:val="000000" w:themeColor="text1"/>
                <w:szCs w:val="21"/>
              </w:rPr>
              <w:t>项标式</w:t>
            </w:r>
            <w:proofErr w:type="gramEnd"/>
            <w:r>
              <w:rPr>
                <w:rFonts w:ascii="微软雅黑" w:eastAsia="微软雅黑" w:hAnsi="微软雅黑" w:hint="eastAsia"/>
                <w:color w:val="000000" w:themeColor="text1"/>
                <w:szCs w:val="21"/>
              </w:rPr>
              <w:t>+饼状占比图</w:t>
            </w:r>
          </w:p>
          <w:p w:rsidR="009609C6" w:rsidRPr="006E672B" w:rsidRDefault="00F351DC" w:rsidP="009609C6">
            <w:pPr>
              <w:rPr>
                <w:rFonts w:ascii="微软雅黑" w:eastAsia="微软雅黑" w:hAnsi="微软雅黑"/>
                <w:color w:val="000000" w:themeColor="text1"/>
                <w:sz w:val="21"/>
                <w:szCs w:val="21"/>
              </w:rPr>
            </w:pPr>
            <w:r w:rsidRPr="006E672B">
              <w:rPr>
                <w:rFonts w:ascii="微软雅黑" w:eastAsia="微软雅黑" w:hAnsi="微软雅黑"/>
                <w:noProof/>
                <w:color w:val="000000" w:themeColor="text1"/>
                <w:sz w:val="21"/>
                <w:szCs w:val="21"/>
              </w:rPr>
              <w:drawing>
                <wp:inline distT="0" distB="0" distL="0" distR="0" wp14:anchorId="250B9938" wp14:editId="4901BE94">
                  <wp:extent cx="4489450" cy="1629891"/>
                  <wp:effectExtent l="19050" t="0" r="6350" b="0"/>
                  <wp:docPr id="2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srcRect/>
                          <a:stretch>
                            <a:fillRect/>
                          </a:stretch>
                        </pic:blipFill>
                        <pic:spPr bwMode="auto">
                          <a:xfrm>
                            <a:off x="0" y="0"/>
                            <a:ext cx="4489450" cy="1629891"/>
                          </a:xfrm>
                          <a:prstGeom prst="rect">
                            <a:avLst/>
                          </a:prstGeom>
                          <a:noFill/>
                          <a:ln w="9525">
                            <a:noFill/>
                            <a:miter lim="800000"/>
                            <a:headEnd/>
                            <a:tailEnd/>
                          </a:ln>
                        </pic:spPr>
                      </pic:pic>
                    </a:graphicData>
                  </a:graphic>
                </wp:inline>
              </w:drawing>
            </w:r>
          </w:p>
          <w:p w:rsidR="004679FE" w:rsidRPr="006E672B" w:rsidRDefault="004679FE" w:rsidP="00FF1F8F">
            <w:pPr>
              <w:pStyle w:val="af1"/>
              <w:numPr>
                <w:ilvl w:val="0"/>
                <w:numId w:val="6"/>
              </w:numPr>
              <w:rPr>
                <w:rFonts w:ascii="微软雅黑" w:eastAsia="微软雅黑" w:hAnsi="微软雅黑"/>
                <w:color w:val="000000" w:themeColor="text1"/>
                <w:szCs w:val="21"/>
              </w:rPr>
            </w:pPr>
            <w:r w:rsidRPr="006E672B">
              <w:rPr>
                <w:rFonts w:ascii="微软雅黑" w:eastAsia="微软雅黑" w:hAnsi="微软雅黑" w:hint="eastAsia"/>
                <w:color w:val="000000" w:themeColor="text1"/>
                <w:szCs w:val="21"/>
              </w:rPr>
              <w:t>销量分析</w:t>
            </w:r>
            <w:r w:rsidR="009609C6" w:rsidRPr="006E672B">
              <w:rPr>
                <w:rFonts w:ascii="微软雅黑" w:eastAsia="微软雅黑" w:hAnsi="微软雅黑" w:hint="eastAsia"/>
                <w:color w:val="000000" w:themeColor="text1"/>
                <w:szCs w:val="21"/>
              </w:rPr>
              <w:t>-销量趋势分析</w:t>
            </w:r>
          </w:p>
          <w:p w:rsidR="00E905EA" w:rsidRPr="00493659" w:rsidRDefault="00E905EA" w:rsidP="00493659">
            <w:pPr>
              <w:pStyle w:val="af1"/>
              <w:numPr>
                <w:ilvl w:val="0"/>
                <w:numId w:val="25"/>
              </w:numPr>
              <w:rPr>
                <w:rFonts w:ascii="微软雅黑" w:eastAsia="微软雅黑" w:hAnsi="微软雅黑"/>
                <w:color w:val="000000" w:themeColor="text1"/>
                <w:szCs w:val="21"/>
              </w:rPr>
            </w:pPr>
            <w:r w:rsidRPr="00493659">
              <w:rPr>
                <w:rFonts w:ascii="微软雅黑" w:eastAsia="微软雅黑" w:hAnsi="微软雅黑" w:hint="eastAsia"/>
                <w:color w:val="000000" w:themeColor="text1"/>
                <w:szCs w:val="21"/>
              </w:rPr>
              <w:t>统计</w:t>
            </w:r>
            <w:r w:rsidR="00331719" w:rsidRPr="00493659">
              <w:rPr>
                <w:rFonts w:ascii="微软雅黑" w:eastAsia="微软雅黑" w:hAnsi="微软雅黑" w:hint="eastAsia"/>
                <w:color w:val="000000" w:themeColor="text1"/>
                <w:szCs w:val="21"/>
              </w:rPr>
              <w:t>当前查看时间内的</w:t>
            </w:r>
            <w:r w:rsidRPr="00493659">
              <w:rPr>
                <w:rFonts w:ascii="微软雅黑" w:eastAsia="微软雅黑" w:hAnsi="微软雅黑" w:hint="eastAsia"/>
                <w:color w:val="000000" w:themeColor="text1"/>
                <w:szCs w:val="21"/>
              </w:rPr>
              <w:t>下单金额、下单客户数、下单单量、下单商品件数</w:t>
            </w:r>
          </w:p>
          <w:p w:rsidR="003825CE" w:rsidRPr="00493659" w:rsidRDefault="003825CE" w:rsidP="00493659">
            <w:pPr>
              <w:pStyle w:val="af1"/>
              <w:numPr>
                <w:ilvl w:val="0"/>
                <w:numId w:val="25"/>
              </w:numPr>
              <w:rPr>
                <w:rFonts w:ascii="微软雅黑" w:eastAsia="微软雅黑" w:hAnsi="微软雅黑"/>
                <w:color w:val="000000" w:themeColor="text1"/>
                <w:szCs w:val="21"/>
              </w:rPr>
            </w:pPr>
            <w:r w:rsidRPr="00493659">
              <w:rPr>
                <w:rFonts w:ascii="微软雅黑" w:eastAsia="微软雅黑" w:hAnsi="微软雅黑" w:hint="eastAsia"/>
                <w:color w:val="000000" w:themeColor="text1"/>
                <w:szCs w:val="21"/>
              </w:rPr>
              <w:t>左边Y</w:t>
            </w:r>
            <w:proofErr w:type="gramStart"/>
            <w:r w:rsidRPr="00493659">
              <w:rPr>
                <w:rFonts w:ascii="微软雅黑" w:eastAsia="微软雅黑" w:hAnsi="微软雅黑" w:hint="eastAsia"/>
                <w:color w:val="000000" w:themeColor="text1"/>
                <w:szCs w:val="21"/>
              </w:rPr>
              <w:t>轴提供</w:t>
            </w:r>
            <w:proofErr w:type="gramEnd"/>
            <w:r w:rsidRPr="00493659">
              <w:rPr>
                <w:rFonts w:ascii="微软雅黑" w:eastAsia="微软雅黑" w:hAnsi="微软雅黑" w:hint="eastAsia"/>
                <w:color w:val="000000" w:themeColor="text1"/>
                <w:szCs w:val="21"/>
              </w:rPr>
              <w:t>的是量级（下单客户数等）的值，右边Y</w:t>
            </w:r>
            <w:proofErr w:type="gramStart"/>
            <w:r w:rsidRPr="00493659">
              <w:rPr>
                <w:rFonts w:ascii="微软雅黑" w:eastAsia="微软雅黑" w:hAnsi="微软雅黑" w:hint="eastAsia"/>
                <w:color w:val="000000" w:themeColor="text1"/>
                <w:szCs w:val="21"/>
              </w:rPr>
              <w:t>轴提供</w:t>
            </w:r>
            <w:proofErr w:type="gramEnd"/>
            <w:r w:rsidRPr="00493659">
              <w:rPr>
                <w:rFonts w:ascii="微软雅黑" w:eastAsia="微软雅黑" w:hAnsi="微软雅黑" w:hint="eastAsia"/>
                <w:color w:val="000000" w:themeColor="text1"/>
                <w:szCs w:val="21"/>
              </w:rPr>
              <w:t>的是金额（下单金额）值。</w:t>
            </w:r>
          </w:p>
          <w:p w:rsidR="001A56F8" w:rsidRPr="00493659" w:rsidRDefault="001A56F8" w:rsidP="00493659">
            <w:pPr>
              <w:pStyle w:val="af1"/>
              <w:numPr>
                <w:ilvl w:val="0"/>
                <w:numId w:val="25"/>
              </w:numPr>
              <w:rPr>
                <w:rFonts w:ascii="微软雅黑" w:eastAsia="微软雅黑" w:hAnsi="微软雅黑"/>
                <w:color w:val="000000" w:themeColor="text1"/>
                <w:szCs w:val="21"/>
              </w:rPr>
            </w:pPr>
            <w:r w:rsidRPr="00493659">
              <w:rPr>
                <w:rFonts w:ascii="微软雅黑" w:eastAsia="微软雅黑" w:hAnsi="微软雅黑" w:hint="eastAsia"/>
                <w:color w:val="000000" w:themeColor="text1"/>
                <w:szCs w:val="21"/>
              </w:rPr>
              <w:t>下单金额采用柱形表示，其他用折线表示。</w:t>
            </w:r>
          </w:p>
          <w:p w:rsidR="0036117C" w:rsidRPr="00493659" w:rsidRDefault="0036117C" w:rsidP="00493659">
            <w:pPr>
              <w:pStyle w:val="af1"/>
              <w:numPr>
                <w:ilvl w:val="0"/>
                <w:numId w:val="25"/>
              </w:numPr>
              <w:rPr>
                <w:rFonts w:ascii="微软雅黑" w:eastAsia="微软雅黑" w:hAnsi="微软雅黑"/>
                <w:color w:val="000000" w:themeColor="text1"/>
                <w:szCs w:val="21"/>
              </w:rPr>
            </w:pPr>
            <w:r w:rsidRPr="00493659">
              <w:rPr>
                <w:rFonts w:ascii="微软雅黑" w:eastAsia="微软雅黑" w:hAnsi="微软雅黑" w:hint="eastAsia"/>
                <w:color w:val="000000" w:themeColor="text1"/>
                <w:szCs w:val="21"/>
              </w:rPr>
              <w:t>其他与“流量分析-</w:t>
            </w:r>
            <w:r w:rsidR="00B41191" w:rsidRPr="00493659">
              <w:rPr>
                <w:rFonts w:ascii="微软雅黑" w:eastAsia="微软雅黑" w:hAnsi="微软雅黑" w:hint="eastAsia"/>
                <w:color w:val="000000" w:themeColor="text1"/>
                <w:szCs w:val="21"/>
              </w:rPr>
              <w:t>流量趋势分析”</w:t>
            </w:r>
            <w:r w:rsidRPr="00493659">
              <w:rPr>
                <w:rFonts w:ascii="微软雅黑" w:eastAsia="微软雅黑" w:hAnsi="微软雅黑" w:hint="eastAsia"/>
                <w:color w:val="000000" w:themeColor="text1"/>
                <w:szCs w:val="21"/>
              </w:rPr>
              <w:t>一致。</w:t>
            </w:r>
          </w:p>
          <w:p w:rsidR="0070270E" w:rsidRPr="006E672B" w:rsidRDefault="00AC0318" w:rsidP="0070270E">
            <w:pPr>
              <w:rPr>
                <w:rFonts w:ascii="微软雅黑" w:eastAsia="微软雅黑" w:hAnsi="微软雅黑"/>
                <w:color w:val="000000" w:themeColor="text1"/>
                <w:sz w:val="21"/>
                <w:szCs w:val="21"/>
              </w:rPr>
            </w:pPr>
            <w:r>
              <w:rPr>
                <w:rFonts w:ascii="微软雅黑" w:eastAsia="微软雅黑" w:hAnsi="微软雅黑"/>
                <w:noProof/>
                <w:color w:val="000000" w:themeColor="text1"/>
                <w:sz w:val="21"/>
                <w:szCs w:val="21"/>
              </w:rPr>
              <w:drawing>
                <wp:inline distT="0" distB="0" distL="0" distR="0" wp14:anchorId="62F9074F" wp14:editId="069A4FD9">
                  <wp:extent cx="4641514" cy="2293475"/>
                  <wp:effectExtent l="19050" t="0" r="6686"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srcRect/>
                          <a:stretch>
                            <a:fillRect/>
                          </a:stretch>
                        </pic:blipFill>
                        <pic:spPr bwMode="auto">
                          <a:xfrm>
                            <a:off x="0" y="0"/>
                            <a:ext cx="4641952" cy="2293691"/>
                          </a:xfrm>
                          <a:prstGeom prst="rect">
                            <a:avLst/>
                          </a:prstGeom>
                          <a:noFill/>
                          <a:ln w="9525">
                            <a:noFill/>
                            <a:miter lim="800000"/>
                            <a:headEnd/>
                            <a:tailEnd/>
                          </a:ln>
                        </pic:spPr>
                      </pic:pic>
                    </a:graphicData>
                  </a:graphic>
                </wp:inline>
              </w:drawing>
            </w:r>
          </w:p>
          <w:p w:rsidR="004E68FB" w:rsidRPr="006E672B" w:rsidRDefault="004E68FB" w:rsidP="00FF1F8F">
            <w:pPr>
              <w:pStyle w:val="af1"/>
              <w:numPr>
                <w:ilvl w:val="0"/>
                <w:numId w:val="6"/>
              </w:numPr>
              <w:rPr>
                <w:rFonts w:ascii="微软雅黑" w:eastAsia="微软雅黑" w:hAnsi="微软雅黑"/>
                <w:color w:val="000000" w:themeColor="text1"/>
                <w:szCs w:val="21"/>
              </w:rPr>
            </w:pPr>
            <w:r w:rsidRPr="006E672B">
              <w:rPr>
                <w:rFonts w:ascii="微软雅黑" w:eastAsia="微软雅黑" w:hAnsi="微软雅黑" w:hint="eastAsia"/>
                <w:color w:val="000000" w:themeColor="text1"/>
                <w:szCs w:val="21"/>
              </w:rPr>
              <w:t>销量分析-</w:t>
            </w:r>
            <w:r w:rsidR="00F351DC" w:rsidRPr="006E672B">
              <w:rPr>
                <w:rFonts w:ascii="微软雅黑" w:eastAsia="微软雅黑" w:hAnsi="微软雅黑" w:hint="eastAsia"/>
                <w:color w:val="000000" w:themeColor="text1"/>
                <w:szCs w:val="21"/>
              </w:rPr>
              <w:t>来源占比分析</w:t>
            </w:r>
          </w:p>
          <w:p w:rsidR="003C270C" w:rsidRDefault="003C270C" w:rsidP="000D0E26">
            <w:pPr>
              <w:rPr>
                <w:rFonts w:ascii="微软雅黑" w:eastAsia="微软雅黑" w:hAnsi="微软雅黑"/>
                <w:color w:val="000000" w:themeColor="text1"/>
                <w:szCs w:val="21"/>
              </w:rPr>
            </w:pPr>
            <w:r w:rsidRPr="000D0E26">
              <w:rPr>
                <w:rFonts w:ascii="微软雅黑" w:eastAsia="微软雅黑" w:hAnsi="微软雅黑" w:hint="eastAsia"/>
                <w:color w:val="000000" w:themeColor="text1"/>
                <w:szCs w:val="21"/>
              </w:rPr>
              <w:t>共分四块：下单金额</w:t>
            </w:r>
            <w:r w:rsidR="00F351DC" w:rsidRPr="000D0E26">
              <w:rPr>
                <w:rFonts w:ascii="微软雅黑" w:eastAsia="微软雅黑" w:hAnsi="微软雅黑" w:hint="eastAsia"/>
                <w:color w:val="000000" w:themeColor="text1"/>
                <w:szCs w:val="21"/>
              </w:rPr>
              <w:t>的来源</w:t>
            </w:r>
            <w:r w:rsidRPr="000D0E26">
              <w:rPr>
                <w:rFonts w:ascii="微软雅黑" w:eastAsia="微软雅黑" w:hAnsi="微软雅黑" w:hint="eastAsia"/>
                <w:color w:val="000000" w:themeColor="text1"/>
                <w:szCs w:val="21"/>
              </w:rPr>
              <w:t>占比</w:t>
            </w:r>
            <w:r w:rsidR="00205DF5" w:rsidRPr="000D0E26">
              <w:rPr>
                <w:rFonts w:ascii="微软雅黑" w:eastAsia="微软雅黑" w:hAnsi="微软雅黑" w:hint="eastAsia"/>
                <w:color w:val="000000" w:themeColor="text1"/>
                <w:szCs w:val="21"/>
              </w:rPr>
              <w:t>（默认显示）</w:t>
            </w:r>
            <w:r w:rsidRPr="000D0E26">
              <w:rPr>
                <w:rFonts w:ascii="微软雅黑" w:eastAsia="微软雅黑" w:hAnsi="微软雅黑" w:hint="eastAsia"/>
                <w:color w:val="000000" w:themeColor="text1"/>
                <w:szCs w:val="21"/>
              </w:rPr>
              <w:t>、下单商品件数</w:t>
            </w:r>
            <w:r w:rsidR="00F351DC" w:rsidRPr="000D0E26">
              <w:rPr>
                <w:rFonts w:ascii="微软雅黑" w:eastAsia="微软雅黑" w:hAnsi="微软雅黑" w:hint="eastAsia"/>
                <w:color w:val="000000" w:themeColor="text1"/>
                <w:szCs w:val="21"/>
              </w:rPr>
              <w:t>的</w:t>
            </w:r>
            <w:r w:rsidRPr="000D0E26">
              <w:rPr>
                <w:rFonts w:ascii="微软雅黑" w:eastAsia="微软雅黑" w:hAnsi="微软雅黑" w:hint="eastAsia"/>
                <w:color w:val="000000" w:themeColor="text1"/>
                <w:szCs w:val="21"/>
              </w:rPr>
              <w:t>来源占比</w:t>
            </w:r>
            <w:r w:rsidR="00F351DC" w:rsidRPr="000D0E26">
              <w:rPr>
                <w:rFonts w:ascii="微软雅黑" w:eastAsia="微软雅黑" w:hAnsi="微软雅黑" w:hint="eastAsia"/>
                <w:color w:val="000000" w:themeColor="text1"/>
                <w:szCs w:val="21"/>
              </w:rPr>
              <w:t>、</w:t>
            </w:r>
            <w:r w:rsidR="008F59AB" w:rsidRPr="000D0E26">
              <w:rPr>
                <w:rFonts w:ascii="微软雅黑" w:eastAsia="微软雅黑" w:hAnsi="微软雅黑" w:hint="eastAsia"/>
                <w:color w:val="000000" w:themeColor="text1"/>
                <w:szCs w:val="21"/>
              </w:rPr>
              <w:t>下单单量的来源占比、下单客户数的来源占比</w:t>
            </w:r>
            <w:r w:rsidR="00497832" w:rsidRPr="000D0E26">
              <w:rPr>
                <w:rFonts w:ascii="微软雅黑" w:eastAsia="微软雅黑" w:hAnsi="微软雅黑" w:hint="eastAsia"/>
                <w:color w:val="000000" w:themeColor="text1"/>
                <w:szCs w:val="21"/>
              </w:rPr>
              <w:t>，都需提供其具体三端的数值和占比。</w:t>
            </w:r>
          </w:p>
          <w:p w:rsidR="00CD087D" w:rsidRPr="000D0E26" w:rsidRDefault="00CD087D" w:rsidP="000D0E26">
            <w:pPr>
              <w:rPr>
                <w:rFonts w:ascii="微软雅黑" w:eastAsia="微软雅黑" w:hAnsi="微软雅黑"/>
                <w:color w:val="000000" w:themeColor="text1"/>
                <w:szCs w:val="21"/>
              </w:rPr>
            </w:pPr>
            <w:r>
              <w:rPr>
                <w:rFonts w:ascii="微软雅黑" w:eastAsia="微软雅黑" w:hAnsi="微软雅黑" w:hint="eastAsia"/>
                <w:color w:val="000000" w:themeColor="text1"/>
                <w:szCs w:val="21"/>
              </w:rPr>
              <w:t>其他不做重复说明。</w:t>
            </w:r>
          </w:p>
          <w:p w:rsidR="00206D6B" w:rsidRPr="006E672B" w:rsidRDefault="008F59AB" w:rsidP="00206D6B">
            <w:pPr>
              <w:rPr>
                <w:rFonts w:ascii="微软雅黑" w:eastAsia="微软雅黑" w:hAnsi="微软雅黑"/>
                <w:color w:val="000000" w:themeColor="text1"/>
                <w:sz w:val="21"/>
                <w:szCs w:val="21"/>
              </w:rPr>
            </w:pPr>
            <w:r w:rsidRPr="006E672B">
              <w:rPr>
                <w:rFonts w:ascii="微软雅黑" w:eastAsia="微软雅黑" w:hAnsi="微软雅黑"/>
                <w:noProof/>
                <w:color w:val="000000" w:themeColor="text1"/>
                <w:sz w:val="21"/>
                <w:szCs w:val="21"/>
              </w:rPr>
              <w:drawing>
                <wp:inline distT="0" distB="0" distL="0" distR="0" wp14:anchorId="68F5EBC1" wp14:editId="3D624698">
                  <wp:extent cx="4699000" cy="1592675"/>
                  <wp:effectExtent l="19050" t="0" r="6350" b="0"/>
                  <wp:docPr id="2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srcRect/>
                          <a:stretch>
                            <a:fillRect/>
                          </a:stretch>
                        </pic:blipFill>
                        <pic:spPr bwMode="auto">
                          <a:xfrm>
                            <a:off x="0" y="0"/>
                            <a:ext cx="4699000" cy="1592675"/>
                          </a:xfrm>
                          <a:prstGeom prst="rect">
                            <a:avLst/>
                          </a:prstGeom>
                          <a:noFill/>
                          <a:ln w="9525">
                            <a:noFill/>
                            <a:miter lim="800000"/>
                            <a:headEnd/>
                            <a:tailEnd/>
                          </a:ln>
                        </pic:spPr>
                      </pic:pic>
                    </a:graphicData>
                  </a:graphic>
                </wp:inline>
              </w:drawing>
            </w:r>
          </w:p>
          <w:p w:rsidR="00206D6B" w:rsidRPr="006E672B" w:rsidRDefault="00206D6B" w:rsidP="00FF1F8F">
            <w:pPr>
              <w:pStyle w:val="af1"/>
              <w:numPr>
                <w:ilvl w:val="0"/>
                <w:numId w:val="4"/>
              </w:numPr>
              <w:rPr>
                <w:rFonts w:ascii="微软雅黑" w:eastAsia="微软雅黑" w:hAnsi="微软雅黑"/>
                <w:b/>
                <w:color w:val="000000" w:themeColor="text1"/>
                <w:szCs w:val="21"/>
              </w:rPr>
            </w:pPr>
            <w:r w:rsidRPr="006E672B">
              <w:rPr>
                <w:rFonts w:ascii="微软雅黑" w:eastAsia="微软雅黑" w:hAnsi="微软雅黑" w:hint="eastAsia"/>
                <w:b/>
                <w:color w:val="000000" w:themeColor="text1"/>
                <w:szCs w:val="21"/>
              </w:rPr>
              <w:t>运营明细表：</w:t>
            </w:r>
          </w:p>
          <w:p w:rsidR="0024227C" w:rsidRPr="006E672B" w:rsidRDefault="0024227C" w:rsidP="00FF1F8F">
            <w:pPr>
              <w:pStyle w:val="af1"/>
              <w:numPr>
                <w:ilvl w:val="0"/>
                <w:numId w:val="11"/>
              </w:numPr>
              <w:rPr>
                <w:rFonts w:ascii="微软雅黑" w:eastAsia="微软雅黑" w:hAnsi="微软雅黑"/>
                <w:color w:val="000000" w:themeColor="text1"/>
                <w:szCs w:val="21"/>
              </w:rPr>
            </w:pPr>
            <w:r w:rsidRPr="006E672B">
              <w:rPr>
                <w:rFonts w:ascii="微软雅黑" w:eastAsia="微软雅黑" w:hAnsi="微软雅黑" w:hint="eastAsia"/>
                <w:color w:val="000000" w:themeColor="text1"/>
                <w:szCs w:val="21"/>
              </w:rPr>
              <w:t>显示当前时间（时间段）的</w:t>
            </w:r>
            <w:r w:rsidR="00F6183F" w:rsidRPr="006E672B">
              <w:rPr>
                <w:rFonts w:ascii="微软雅黑" w:eastAsia="微软雅黑" w:hAnsi="微软雅黑" w:hint="eastAsia"/>
                <w:color w:val="000000" w:themeColor="text1"/>
                <w:szCs w:val="21"/>
              </w:rPr>
              <w:t>经营</w:t>
            </w:r>
            <w:r w:rsidRPr="006E672B">
              <w:rPr>
                <w:rFonts w:ascii="微软雅黑" w:eastAsia="微软雅黑" w:hAnsi="微软雅黑" w:hint="eastAsia"/>
                <w:color w:val="000000" w:themeColor="text1"/>
                <w:szCs w:val="21"/>
              </w:rPr>
              <w:t>明细表</w:t>
            </w:r>
          </w:p>
          <w:p w:rsidR="0015749D" w:rsidRPr="006E672B" w:rsidRDefault="001B5BC3" w:rsidP="00FF1F8F">
            <w:pPr>
              <w:pStyle w:val="af1"/>
              <w:numPr>
                <w:ilvl w:val="0"/>
                <w:numId w:val="11"/>
              </w:numPr>
              <w:rPr>
                <w:rFonts w:ascii="微软雅黑" w:eastAsia="微软雅黑" w:hAnsi="微软雅黑"/>
                <w:color w:val="000000" w:themeColor="text1"/>
                <w:szCs w:val="21"/>
              </w:rPr>
            </w:pPr>
            <w:r w:rsidRPr="006E672B">
              <w:rPr>
                <w:rFonts w:ascii="微软雅黑" w:eastAsia="微软雅黑" w:hAnsi="微软雅黑" w:hint="eastAsia"/>
                <w:color w:val="000000" w:themeColor="text1"/>
                <w:szCs w:val="21"/>
              </w:rPr>
              <w:t>指标有</w:t>
            </w:r>
            <w:r w:rsidR="00E871CD" w:rsidRPr="006E672B">
              <w:rPr>
                <w:rFonts w:ascii="微软雅黑" w:eastAsia="微软雅黑" w:hAnsi="微软雅黑" w:hint="eastAsia"/>
                <w:color w:val="000000" w:themeColor="text1"/>
                <w:szCs w:val="21"/>
              </w:rPr>
              <w:t>：</w:t>
            </w:r>
            <w:r w:rsidR="00907B88" w:rsidRPr="006E672B">
              <w:rPr>
                <w:rFonts w:ascii="微软雅黑" w:eastAsia="微软雅黑" w:hAnsi="微软雅黑" w:hint="eastAsia"/>
                <w:color w:val="000000" w:themeColor="text1"/>
                <w:szCs w:val="21"/>
              </w:rPr>
              <w:t>时间段、浏览量、</w:t>
            </w:r>
            <w:r w:rsidR="002B1FF2">
              <w:rPr>
                <w:rFonts w:ascii="微软雅黑" w:eastAsia="微软雅黑" w:hAnsi="微软雅黑" w:hint="eastAsia"/>
                <w:color w:val="000000" w:themeColor="text1"/>
                <w:szCs w:val="21"/>
              </w:rPr>
              <w:t>独特访客数</w:t>
            </w:r>
            <w:r w:rsidR="00907B88" w:rsidRPr="006E672B">
              <w:rPr>
                <w:rFonts w:ascii="微软雅黑" w:eastAsia="微软雅黑" w:hAnsi="微软雅黑" w:hint="eastAsia"/>
                <w:color w:val="000000" w:themeColor="text1"/>
                <w:szCs w:val="21"/>
              </w:rPr>
              <w:t>、下单金额、下单客户数、下单量、下单商品件数、商品收藏数</w:t>
            </w:r>
            <w:r w:rsidR="009C12D0" w:rsidRPr="006E672B">
              <w:rPr>
                <w:rFonts w:ascii="微软雅黑" w:eastAsia="微软雅黑" w:hAnsi="微软雅黑" w:hint="eastAsia"/>
                <w:color w:val="000000" w:themeColor="text1"/>
                <w:szCs w:val="21"/>
              </w:rPr>
              <w:t>、店铺收藏数</w:t>
            </w:r>
            <w:r w:rsidR="00E871CD" w:rsidRPr="006E672B">
              <w:rPr>
                <w:rFonts w:ascii="微软雅黑" w:eastAsia="微软雅黑" w:hAnsi="微软雅黑" w:hint="eastAsia"/>
                <w:color w:val="000000" w:themeColor="text1"/>
                <w:szCs w:val="21"/>
              </w:rPr>
              <w:t>；</w:t>
            </w:r>
            <w:r w:rsidR="00AD5189" w:rsidRPr="006E672B">
              <w:rPr>
                <w:rFonts w:ascii="微软雅黑" w:eastAsia="微软雅黑" w:hAnsi="微软雅黑" w:hint="eastAsia"/>
                <w:color w:val="000000" w:themeColor="text1"/>
                <w:szCs w:val="21"/>
              </w:rPr>
              <w:t>鼠标移入某个数前面的问号，显示</w:t>
            </w:r>
            <w:r w:rsidR="004222A3" w:rsidRPr="006E672B">
              <w:rPr>
                <w:rFonts w:ascii="微软雅黑" w:eastAsia="微软雅黑" w:hAnsi="微软雅黑" w:hint="eastAsia"/>
                <w:color w:val="000000" w:themeColor="text1"/>
                <w:szCs w:val="21"/>
              </w:rPr>
              <w:t>其相应</w:t>
            </w:r>
            <w:r w:rsidR="00AD5189" w:rsidRPr="006E672B">
              <w:rPr>
                <w:rFonts w:ascii="微软雅黑" w:eastAsia="微软雅黑" w:hAnsi="微软雅黑" w:hint="eastAsia"/>
                <w:color w:val="000000" w:themeColor="text1"/>
                <w:szCs w:val="21"/>
              </w:rPr>
              <w:t>说</w:t>
            </w:r>
            <w:r w:rsidR="00971123" w:rsidRPr="006E672B">
              <w:rPr>
                <w:rFonts w:ascii="微软雅黑" w:eastAsia="微软雅黑" w:hAnsi="微软雅黑" w:hint="eastAsia"/>
                <w:color w:val="000000" w:themeColor="text1"/>
                <w:szCs w:val="21"/>
              </w:rPr>
              <w:t>明</w:t>
            </w:r>
            <w:r w:rsidR="00AD5189" w:rsidRPr="006E672B">
              <w:rPr>
                <w:rFonts w:ascii="微软雅黑" w:eastAsia="微软雅黑" w:hAnsi="微软雅黑" w:hint="eastAsia"/>
                <w:color w:val="000000" w:themeColor="text1"/>
                <w:szCs w:val="21"/>
              </w:rPr>
              <w:t>框</w:t>
            </w:r>
            <w:r w:rsidR="00971123" w:rsidRPr="006E672B">
              <w:rPr>
                <w:rFonts w:ascii="微软雅黑" w:eastAsia="微软雅黑" w:hAnsi="微软雅黑" w:hint="eastAsia"/>
                <w:color w:val="000000" w:themeColor="text1"/>
                <w:szCs w:val="21"/>
              </w:rPr>
              <w:t>，移出消失</w:t>
            </w:r>
            <w:r w:rsidR="00AD5189" w:rsidRPr="006E672B">
              <w:rPr>
                <w:rFonts w:ascii="微软雅黑" w:eastAsia="微软雅黑" w:hAnsi="微软雅黑" w:hint="eastAsia"/>
                <w:color w:val="000000" w:themeColor="text1"/>
                <w:szCs w:val="21"/>
              </w:rPr>
              <w:t>；</w:t>
            </w:r>
          </w:p>
          <w:p w:rsidR="00E871CD" w:rsidRPr="001C2823" w:rsidRDefault="00095097" w:rsidP="00FF1F8F">
            <w:pPr>
              <w:pStyle w:val="af1"/>
              <w:numPr>
                <w:ilvl w:val="0"/>
                <w:numId w:val="11"/>
              </w:numPr>
              <w:rPr>
                <w:rFonts w:ascii="微软雅黑" w:eastAsia="微软雅黑" w:hAnsi="微软雅黑"/>
                <w:color w:val="000000" w:themeColor="text1"/>
              </w:rPr>
            </w:pPr>
            <w:r w:rsidRPr="001C2823">
              <w:rPr>
                <w:rFonts w:ascii="微软雅黑" w:eastAsia="微软雅黑" w:hAnsi="微软雅黑" w:hint="eastAsia"/>
                <w:color w:val="000000" w:themeColor="text1"/>
              </w:rPr>
              <w:t>默认显示全部指标</w:t>
            </w:r>
            <w:r w:rsidR="00887ED4" w:rsidRPr="001C2823">
              <w:rPr>
                <w:rFonts w:ascii="微软雅黑" w:eastAsia="微软雅黑" w:hAnsi="微软雅黑" w:hint="eastAsia"/>
                <w:color w:val="000000" w:themeColor="text1"/>
              </w:rPr>
              <w:t>，“</w:t>
            </w:r>
            <w:r w:rsidRPr="001C2823">
              <w:rPr>
                <w:rFonts w:ascii="微软雅黑" w:eastAsia="微软雅黑" w:hAnsi="微软雅黑" w:hint="eastAsia"/>
                <w:color w:val="000000" w:themeColor="text1"/>
              </w:rPr>
              <w:t>全部”被勾选，</w:t>
            </w:r>
            <w:r w:rsidR="00AD5189" w:rsidRPr="001C2823">
              <w:rPr>
                <w:rFonts w:ascii="微软雅黑" w:eastAsia="微软雅黑" w:hAnsi="微软雅黑" w:hint="eastAsia"/>
                <w:color w:val="000000" w:themeColor="text1"/>
              </w:rPr>
              <w:t>用户</w:t>
            </w:r>
            <w:r w:rsidR="00B55F9D" w:rsidRPr="001C2823">
              <w:rPr>
                <w:rFonts w:ascii="微软雅黑" w:eastAsia="微软雅黑" w:hAnsi="微软雅黑" w:hint="eastAsia"/>
                <w:color w:val="000000" w:themeColor="text1"/>
              </w:rPr>
              <w:t>(登录账号)</w:t>
            </w:r>
            <w:r w:rsidR="00E871CD" w:rsidRPr="001C2823">
              <w:rPr>
                <w:rFonts w:ascii="微软雅黑" w:eastAsia="微软雅黑" w:hAnsi="微软雅黑" w:hint="eastAsia"/>
                <w:color w:val="000000" w:themeColor="text1"/>
              </w:rPr>
              <w:t>可自定义是否显示</w:t>
            </w:r>
            <w:r w:rsidR="00E628E8" w:rsidRPr="001C2823">
              <w:rPr>
                <w:rFonts w:ascii="微软雅黑" w:eastAsia="微软雅黑" w:hAnsi="微软雅黑" w:hint="eastAsia"/>
                <w:color w:val="000000" w:themeColor="text1"/>
              </w:rPr>
              <w:t>某一</w:t>
            </w:r>
            <w:r w:rsidR="001B5BC3" w:rsidRPr="001C2823">
              <w:rPr>
                <w:rFonts w:ascii="微软雅黑" w:eastAsia="微软雅黑" w:hAnsi="微软雅黑" w:hint="eastAsia"/>
                <w:color w:val="000000" w:themeColor="text1"/>
              </w:rPr>
              <w:t>指标</w:t>
            </w:r>
            <w:r w:rsidR="00E871CD" w:rsidRPr="001C2823">
              <w:rPr>
                <w:rFonts w:ascii="微软雅黑" w:eastAsia="微软雅黑" w:hAnsi="微软雅黑" w:hint="eastAsia"/>
                <w:color w:val="000000" w:themeColor="text1"/>
              </w:rPr>
              <w:t>，</w:t>
            </w:r>
            <w:r w:rsidRPr="001C2823">
              <w:rPr>
                <w:rFonts w:ascii="微软雅黑" w:eastAsia="微软雅黑" w:hAnsi="微软雅黑" w:hint="eastAsia"/>
                <w:color w:val="000000" w:themeColor="text1"/>
              </w:rPr>
              <w:t>取消后面任何一个指标同时取消“全选”</w:t>
            </w:r>
            <w:r w:rsidR="00DF0498" w:rsidRPr="001C2823">
              <w:rPr>
                <w:rFonts w:ascii="微软雅黑" w:eastAsia="微软雅黑" w:hAnsi="微软雅黑" w:hint="eastAsia"/>
                <w:color w:val="000000" w:themeColor="text1"/>
              </w:rPr>
              <w:t>，记住该用户最近一次的设置</w:t>
            </w:r>
            <w:r w:rsidRPr="001C2823">
              <w:rPr>
                <w:rFonts w:ascii="微软雅黑" w:eastAsia="微软雅黑" w:hAnsi="微软雅黑" w:hint="eastAsia"/>
                <w:color w:val="000000" w:themeColor="text1"/>
              </w:rPr>
              <w:t>；</w:t>
            </w:r>
            <w:r w:rsidR="00DF0498" w:rsidRPr="001C2823">
              <w:rPr>
                <w:rFonts w:ascii="微软雅黑" w:eastAsia="微软雅黑" w:hAnsi="微软雅黑" w:hint="eastAsia"/>
                <w:color w:val="000000" w:themeColor="text1"/>
              </w:rPr>
              <w:t>点击“全部”恢复全部选中的效果。</w:t>
            </w:r>
          </w:p>
          <w:p w:rsidR="00676A0D" w:rsidRPr="006E672B" w:rsidRDefault="00676A0D" w:rsidP="00FF1F8F">
            <w:pPr>
              <w:pStyle w:val="af1"/>
              <w:numPr>
                <w:ilvl w:val="0"/>
                <w:numId w:val="11"/>
              </w:numPr>
              <w:rPr>
                <w:rFonts w:ascii="微软雅黑" w:eastAsia="微软雅黑" w:hAnsi="微软雅黑"/>
                <w:color w:val="000000" w:themeColor="text1"/>
                <w:szCs w:val="21"/>
              </w:rPr>
            </w:pPr>
            <w:r w:rsidRPr="006E672B">
              <w:rPr>
                <w:rFonts w:ascii="微软雅黑" w:eastAsia="微软雅黑" w:hAnsi="微软雅黑" w:hint="eastAsia"/>
                <w:color w:val="000000" w:themeColor="text1"/>
                <w:szCs w:val="21"/>
              </w:rPr>
              <w:t>默认显示规则：按时间段升序排列</w:t>
            </w:r>
            <w:r w:rsidR="00D259E1" w:rsidRPr="006E672B">
              <w:rPr>
                <w:rFonts w:ascii="微软雅黑" w:eastAsia="微软雅黑" w:hAnsi="微软雅黑" w:hint="eastAsia"/>
                <w:color w:val="000000" w:themeColor="text1"/>
                <w:szCs w:val="21"/>
              </w:rPr>
              <w:t>，可选择按浏览量、</w:t>
            </w:r>
            <w:r w:rsidR="002B1FF2">
              <w:rPr>
                <w:rFonts w:ascii="微软雅黑" w:eastAsia="微软雅黑" w:hAnsi="微软雅黑" w:hint="eastAsia"/>
                <w:color w:val="000000" w:themeColor="text1"/>
                <w:szCs w:val="21"/>
              </w:rPr>
              <w:t>独特访客数</w:t>
            </w:r>
            <w:r w:rsidR="00D259E1" w:rsidRPr="006E672B">
              <w:rPr>
                <w:rFonts w:ascii="微软雅黑" w:eastAsia="微软雅黑" w:hAnsi="微软雅黑" w:hint="eastAsia"/>
                <w:color w:val="000000" w:themeColor="text1"/>
                <w:szCs w:val="21"/>
              </w:rPr>
              <w:t>、下单金额、下单客户数、下单量、下单商品件数、商品收藏数</w:t>
            </w:r>
            <w:r w:rsidR="0011419C" w:rsidRPr="006E672B">
              <w:rPr>
                <w:rFonts w:ascii="微软雅黑" w:eastAsia="微软雅黑" w:hAnsi="微软雅黑" w:hint="eastAsia"/>
                <w:color w:val="000000" w:themeColor="text1"/>
                <w:szCs w:val="21"/>
              </w:rPr>
              <w:t>、店铺收藏数</w:t>
            </w:r>
            <w:r w:rsidR="00D259E1" w:rsidRPr="006E672B">
              <w:rPr>
                <w:rFonts w:ascii="微软雅黑" w:eastAsia="微软雅黑" w:hAnsi="微软雅黑" w:hint="eastAsia"/>
                <w:color w:val="000000" w:themeColor="text1"/>
                <w:szCs w:val="21"/>
              </w:rPr>
              <w:t>的降序/升序排列。</w:t>
            </w:r>
            <w:r w:rsidR="00B244D8" w:rsidRPr="00B244D8">
              <w:rPr>
                <w:rFonts w:ascii="微软雅黑" w:eastAsia="微软雅黑" w:hAnsi="微软雅黑" w:hint="eastAsia"/>
                <w:color w:val="000000" w:themeColor="text1"/>
                <w:szCs w:val="21"/>
                <w:highlight w:val="yellow"/>
              </w:rPr>
              <w:t>按小时显示时，默认是从0点开始，到23点截止，升序；按日显示时，默认是从最近的一天开始，降序排列。</w:t>
            </w:r>
            <w:r w:rsidR="008B6C80" w:rsidRPr="008B6C80">
              <w:rPr>
                <w:rFonts w:ascii="微软雅黑" w:eastAsia="微软雅黑" w:hAnsi="微软雅黑" w:hint="eastAsia"/>
                <w:color w:val="000000" w:themeColor="text1"/>
                <w:szCs w:val="21"/>
                <w:highlight w:val="yellow"/>
              </w:rPr>
              <w:t>（</w:t>
            </w:r>
            <w:r w:rsidR="00C4425B">
              <w:rPr>
                <w:rFonts w:ascii="微软雅黑" w:eastAsia="微软雅黑" w:hAnsi="微软雅黑" w:hint="eastAsia"/>
                <w:color w:val="000000" w:themeColor="text1"/>
                <w:szCs w:val="21"/>
                <w:highlight w:val="yellow"/>
              </w:rPr>
              <w:t>排序</w:t>
            </w:r>
            <w:r w:rsidR="008B6C80" w:rsidRPr="008B6C80">
              <w:rPr>
                <w:rFonts w:ascii="微软雅黑" w:eastAsia="微软雅黑" w:hAnsi="微软雅黑" w:hint="eastAsia"/>
                <w:color w:val="000000" w:themeColor="text1"/>
                <w:szCs w:val="21"/>
                <w:highlight w:val="yellow"/>
              </w:rPr>
              <w:t>不包括总计）</w:t>
            </w:r>
          </w:p>
          <w:p w:rsidR="00EE3DC2" w:rsidRPr="006E672B" w:rsidRDefault="0024227C" w:rsidP="00FF1F8F">
            <w:pPr>
              <w:pStyle w:val="af1"/>
              <w:numPr>
                <w:ilvl w:val="0"/>
                <w:numId w:val="11"/>
              </w:numPr>
              <w:rPr>
                <w:rFonts w:ascii="微软雅黑" w:eastAsia="微软雅黑" w:hAnsi="微软雅黑"/>
                <w:color w:val="000000" w:themeColor="text1"/>
                <w:szCs w:val="21"/>
              </w:rPr>
            </w:pPr>
            <w:r w:rsidRPr="006E672B">
              <w:rPr>
                <w:rFonts w:ascii="微软雅黑" w:eastAsia="微软雅黑" w:hAnsi="微软雅黑" w:hint="eastAsia"/>
                <w:color w:val="000000" w:themeColor="text1"/>
                <w:szCs w:val="21"/>
              </w:rPr>
              <w:t>表格的第一行数据为各</w:t>
            </w:r>
            <w:r w:rsidR="00D653BA" w:rsidRPr="006E672B">
              <w:rPr>
                <w:rFonts w:ascii="微软雅黑" w:eastAsia="微软雅黑" w:hAnsi="微软雅黑" w:hint="eastAsia"/>
                <w:color w:val="000000" w:themeColor="text1"/>
                <w:szCs w:val="21"/>
              </w:rPr>
              <w:t>指标</w:t>
            </w:r>
            <w:r w:rsidRPr="006E672B">
              <w:rPr>
                <w:rFonts w:ascii="微软雅黑" w:eastAsia="微软雅黑" w:hAnsi="微软雅黑" w:hint="eastAsia"/>
                <w:color w:val="000000" w:themeColor="text1"/>
                <w:szCs w:val="21"/>
              </w:rPr>
              <w:t>的汇总数据</w:t>
            </w:r>
            <w:r w:rsidR="00EE3DC2" w:rsidRPr="006E672B">
              <w:rPr>
                <w:rFonts w:ascii="微软雅黑" w:eastAsia="微软雅黑" w:hAnsi="微软雅黑" w:hint="eastAsia"/>
                <w:color w:val="000000" w:themeColor="text1"/>
                <w:szCs w:val="21"/>
              </w:rPr>
              <w:t>；</w:t>
            </w:r>
            <w:r w:rsidR="00C4425B">
              <w:rPr>
                <w:rFonts w:ascii="微软雅黑" w:eastAsia="微软雅黑" w:hAnsi="微软雅黑" w:hint="eastAsia"/>
                <w:color w:val="000000" w:themeColor="text1"/>
                <w:szCs w:val="21"/>
              </w:rPr>
              <w:t xml:space="preserve"> </w:t>
            </w:r>
          </w:p>
          <w:p w:rsidR="009F3EA6" w:rsidRPr="006E672B" w:rsidRDefault="006D1743" w:rsidP="00FF1F8F">
            <w:pPr>
              <w:pStyle w:val="af1"/>
              <w:numPr>
                <w:ilvl w:val="0"/>
                <w:numId w:val="11"/>
              </w:numPr>
              <w:rPr>
                <w:rFonts w:ascii="微软雅黑" w:eastAsia="微软雅黑" w:hAnsi="微软雅黑"/>
                <w:color w:val="000000" w:themeColor="text1"/>
                <w:szCs w:val="21"/>
              </w:rPr>
            </w:pPr>
            <w:r w:rsidRPr="006E672B">
              <w:rPr>
                <w:rFonts w:ascii="微软雅黑" w:eastAsia="微软雅黑" w:hAnsi="微软雅黑" w:hint="eastAsia"/>
                <w:color w:val="000000" w:themeColor="text1"/>
                <w:szCs w:val="21"/>
              </w:rPr>
              <w:t>时间段：选择时间为“某天”时，</w:t>
            </w:r>
            <w:r w:rsidR="00EE3DC2" w:rsidRPr="006E672B">
              <w:rPr>
                <w:rFonts w:ascii="微软雅黑" w:eastAsia="微软雅黑" w:hAnsi="微软雅黑" w:hint="eastAsia"/>
                <w:color w:val="000000" w:themeColor="text1"/>
                <w:szCs w:val="21"/>
              </w:rPr>
              <w:t>每行以整点为一行，共24行；</w:t>
            </w:r>
            <w:r w:rsidR="00BB5EE7" w:rsidRPr="006E672B">
              <w:rPr>
                <w:rFonts w:ascii="微软雅黑" w:eastAsia="微软雅黑" w:hAnsi="微软雅黑" w:hint="eastAsia"/>
                <w:color w:val="000000" w:themeColor="text1"/>
                <w:szCs w:val="21"/>
              </w:rPr>
              <w:t>选择时间为“</w:t>
            </w:r>
            <w:r w:rsidR="00C007E8" w:rsidRPr="006E672B">
              <w:rPr>
                <w:rFonts w:ascii="微软雅黑" w:eastAsia="微软雅黑" w:hAnsi="微软雅黑" w:hint="eastAsia"/>
                <w:color w:val="000000" w:themeColor="text1"/>
                <w:szCs w:val="21"/>
              </w:rPr>
              <w:t>某</w:t>
            </w:r>
            <w:r w:rsidR="00BB5EE7" w:rsidRPr="006E672B">
              <w:rPr>
                <w:rFonts w:ascii="微软雅黑" w:eastAsia="微软雅黑" w:hAnsi="微软雅黑" w:hint="eastAsia"/>
                <w:color w:val="000000" w:themeColor="text1"/>
                <w:szCs w:val="21"/>
              </w:rPr>
              <w:t>周”时，</w:t>
            </w:r>
            <w:r w:rsidR="00EE3DC2" w:rsidRPr="006E672B">
              <w:rPr>
                <w:rFonts w:ascii="微软雅黑" w:eastAsia="微软雅黑" w:hAnsi="微软雅黑" w:hint="eastAsia"/>
                <w:color w:val="000000" w:themeColor="text1"/>
                <w:szCs w:val="21"/>
              </w:rPr>
              <w:t>每行以整天为一行，</w:t>
            </w:r>
            <w:r w:rsidR="00A24D21" w:rsidRPr="006E672B">
              <w:rPr>
                <w:rFonts w:ascii="微软雅黑" w:eastAsia="微软雅黑" w:hAnsi="微软雅黑" w:hint="eastAsia"/>
                <w:color w:val="000000" w:themeColor="text1"/>
                <w:szCs w:val="21"/>
              </w:rPr>
              <w:t>最多</w:t>
            </w:r>
            <w:r w:rsidR="00EE3DC2" w:rsidRPr="006E672B">
              <w:rPr>
                <w:rFonts w:ascii="微软雅黑" w:eastAsia="微软雅黑" w:hAnsi="微软雅黑" w:hint="eastAsia"/>
                <w:color w:val="000000" w:themeColor="text1"/>
                <w:szCs w:val="21"/>
              </w:rPr>
              <w:t>7行</w:t>
            </w:r>
            <w:r w:rsidR="00A24D21" w:rsidRPr="006E672B">
              <w:rPr>
                <w:rFonts w:ascii="微软雅黑" w:eastAsia="微软雅黑" w:hAnsi="微软雅黑" w:hint="eastAsia"/>
                <w:color w:val="000000" w:themeColor="text1"/>
                <w:szCs w:val="21"/>
              </w:rPr>
              <w:t>，如果当前日是周一则默认上周</w:t>
            </w:r>
            <w:r w:rsidR="00CE72D0" w:rsidRPr="006E672B">
              <w:rPr>
                <w:rFonts w:ascii="微软雅黑" w:eastAsia="微软雅黑" w:hAnsi="微软雅黑" w:hint="eastAsia"/>
                <w:color w:val="000000" w:themeColor="text1"/>
                <w:szCs w:val="21"/>
              </w:rPr>
              <w:t>；</w:t>
            </w:r>
            <w:r w:rsidR="00BB5EE7" w:rsidRPr="006E672B">
              <w:rPr>
                <w:rFonts w:ascii="微软雅黑" w:eastAsia="微软雅黑" w:hAnsi="微软雅黑" w:hint="eastAsia"/>
                <w:color w:val="000000" w:themeColor="text1"/>
                <w:szCs w:val="21"/>
              </w:rPr>
              <w:t>选择时间为 “</w:t>
            </w:r>
            <w:r w:rsidR="00C007E8" w:rsidRPr="006E672B">
              <w:rPr>
                <w:rFonts w:ascii="微软雅黑" w:eastAsia="微软雅黑" w:hAnsi="微软雅黑" w:hint="eastAsia"/>
                <w:color w:val="000000" w:themeColor="text1"/>
                <w:szCs w:val="21"/>
              </w:rPr>
              <w:t>某</w:t>
            </w:r>
            <w:r w:rsidR="00BB5EE7" w:rsidRPr="006E672B">
              <w:rPr>
                <w:rFonts w:ascii="微软雅黑" w:eastAsia="微软雅黑" w:hAnsi="微软雅黑" w:hint="eastAsia"/>
                <w:color w:val="000000" w:themeColor="text1"/>
                <w:szCs w:val="21"/>
              </w:rPr>
              <w:t>月”时，</w:t>
            </w:r>
            <w:r w:rsidR="00CE72D0" w:rsidRPr="006E672B">
              <w:rPr>
                <w:rFonts w:ascii="微软雅黑" w:eastAsia="微软雅黑" w:hAnsi="微软雅黑" w:hint="eastAsia"/>
                <w:color w:val="000000" w:themeColor="text1"/>
                <w:szCs w:val="21"/>
              </w:rPr>
              <w:t>每行以整天为一行，最多</w:t>
            </w:r>
            <w:r w:rsidR="00EE3DC2" w:rsidRPr="006E672B">
              <w:rPr>
                <w:rFonts w:ascii="微软雅黑" w:eastAsia="微软雅黑" w:hAnsi="微软雅黑" w:hint="eastAsia"/>
                <w:color w:val="000000" w:themeColor="text1"/>
                <w:szCs w:val="21"/>
              </w:rPr>
              <w:t>31行</w:t>
            </w:r>
            <w:r w:rsidR="00A24D21" w:rsidRPr="006E672B">
              <w:rPr>
                <w:rFonts w:ascii="微软雅黑" w:eastAsia="微软雅黑" w:hAnsi="微软雅黑" w:hint="eastAsia"/>
                <w:color w:val="000000" w:themeColor="text1"/>
                <w:szCs w:val="21"/>
              </w:rPr>
              <w:t>，如果当前日是1号则默认上月</w:t>
            </w:r>
            <w:r w:rsidR="00EE3DC2" w:rsidRPr="006E672B">
              <w:rPr>
                <w:rFonts w:ascii="微软雅黑" w:eastAsia="微软雅黑" w:hAnsi="微软雅黑" w:hint="eastAsia"/>
                <w:color w:val="000000" w:themeColor="text1"/>
                <w:szCs w:val="21"/>
              </w:rPr>
              <w:t>；</w:t>
            </w:r>
          </w:p>
          <w:p w:rsidR="0068382B" w:rsidRDefault="0068382B" w:rsidP="00FF1F8F">
            <w:pPr>
              <w:pStyle w:val="af1"/>
              <w:numPr>
                <w:ilvl w:val="0"/>
                <w:numId w:val="11"/>
              </w:numPr>
              <w:rPr>
                <w:rFonts w:ascii="微软雅黑" w:eastAsia="微软雅黑" w:hAnsi="微软雅黑"/>
                <w:color w:val="000000" w:themeColor="text1"/>
                <w:szCs w:val="21"/>
              </w:rPr>
            </w:pPr>
            <w:r w:rsidRPr="006E672B">
              <w:rPr>
                <w:rFonts w:ascii="微软雅黑" w:eastAsia="微软雅黑" w:hAnsi="微软雅黑" w:hint="eastAsia"/>
                <w:color w:val="000000" w:themeColor="text1"/>
                <w:szCs w:val="21"/>
              </w:rPr>
              <w:t>下载按钮：</w:t>
            </w:r>
            <w:r w:rsidR="000F50BB" w:rsidRPr="006E672B">
              <w:rPr>
                <w:rFonts w:ascii="微软雅黑" w:eastAsia="微软雅黑" w:hAnsi="微软雅黑" w:hint="eastAsia"/>
                <w:color w:val="000000" w:themeColor="text1"/>
                <w:szCs w:val="21"/>
              </w:rPr>
              <w:t>点击后导出“</w:t>
            </w:r>
            <w:r w:rsidR="007E27C2" w:rsidRPr="006E672B">
              <w:rPr>
                <w:rFonts w:ascii="微软雅黑" w:eastAsia="微软雅黑" w:hAnsi="微软雅黑" w:hint="eastAsia"/>
                <w:color w:val="000000" w:themeColor="text1"/>
                <w:szCs w:val="21"/>
              </w:rPr>
              <w:t>经营</w:t>
            </w:r>
            <w:r w:rsidR="000F50BB" w:rsidRPr="006E672B">
              <w:rPr>
                <w:rFonts w:ascii="微软雅黑" w:eastAsia="微软雅黑" w:hAnsi="微软雅黑" w:hint="eastAsia"/>
                <w:color w:val="000000" w:themeColor="text1"/>
                <w:szCs w:val="21"/>
              </w:rPr>
              <w:t>明细表”，</w:t>
            </w:r>
          </w:p>
          <w:p w:rsidR="0036602D" w:rsidRDefault="0036602D" w:rsidP="0036602D">
            <w:pPr>
              <w:pStyle w:val="af1"/>
              <w:ind w:left="845"/>
              <w:rPr>
                <w:rFonts w:ascii="微软雅黑" w:eastAsia="微软雅黑" w:hAnsi="微软雅黑"/>
                <w:color w:val="000000" w:themeColor="text1"/>
                <w:szCs w:val="21"/>
              </w:rPr>
            </w:pPr>
            <w:r>
              <w:rPr>
                <w:rFonts w:ascii="微软雅黑" w:eastAsia="微软雅黑" w:hAnsi="微软雅黑" w:hint="eastAsia"/>
                <w:color w:val="000000" w:themeColor="text1"/>
                <w:szCs w:val="21"/>
              </w:rPr>
              <w:t>具体说明：下载以</w:t>
            </w:r>
            <w:r w:rsidR="00251320">
              <w:rPr>
                <w:rFonts w:ascii="微软雅黑" w:eastAsia="微软雅黑" w:hAnsi="微软雅黑" w:hint="eastAsia"/>
                <w:color w:val="000000" w:themeColor="text1"/>
                <w:szCs w:val="21"/>
              </w:rPr>
              <w:t>excel</w:t>
            </w:r>
            <w:r>
              <w:rPr>
                <w:rFonts w:ascii="微软雅黑" w:eastAsia="微软雅黑" w:hAnsi="微软雅黑" w:hint="eastAsia"/>
                <w:color w:val="000000" w:themeColor="text1"/>
                <w:szCs w:val="21"/>
              </w:rPr>
              <w:t>的形式产出。</w:t>
            </w:r>
            <w:r w:rsidRPr="006E672B">
              <w:rPr>
                <w:rFonts w:ascii="微软雅黑" w:eastAsia="微软雅黑" w:hAnsi="微软雅黑" w:hint="eastAsia"/>
                <w:color w:val="000000" w:themeColor="text1"/>
                <w:szCs w:val="21"/>
              </w:rPr>
              <w:t>用户设置了</w:t>
            </w:r>
            <w:proofErr w:type="gramStart"/>
            <w:r w:rsidRPr="006E672B">
              <w:rPr>
                <w:rFonts w:ascii="微软雅黑" w:eastAsia="微软雅黑" w:hAnsi="微软雅黑" w:hint="eastAsia"/>
                <w:color w:val="000000" w:themeColor="text1"/>
                <w:szCs w:val="21"/>
              </w:rPr>
              <w:t>某指标</w:t>
            </w:r>
            <w:proofErr w:type="gramEnd"/>
            <w:r w:rsidRPr="006E672B">
              <w:rPr>
                <w:rFonts w:ascii="微软雅黑" w:eastAsia="微软雅黑" w:hAnsi="微软雅黑" w:hint="eastAsia"/>
                <w:color w:val="000000" w:themeColor="text1"/>
                <w:szCs w:val="21"/>
              </w:rPr>
              <w:t>不出现，导出的表中同样不出现</w:t>
            </w:r>
            <w:r>
              <w:rPr>
                <w:rFonts w:ascii="微软雅黑" w:eastAsia="微软雅黑" w:hAnsi="微软雅黑" w:hint="eastAsia"/>
                <w:color w:val="000000" w:themeColor="text1"/>
                <w:szCs w:val="21"/>
              </w:rPr>
              <w:t>，用户设置的排列顺序同样显示在下载表格中</w:t>
            </w:r>
            <w:r w:rsidRPr="006E672B">
              <w:rPr>
                <w:rFonts w:ascii="微软雅黑" w:eastAsia="微软雅黑" w:hAnsi="微软雅黑" w:hint="eastAsia"/>
                <w:color w:val="000000" w:themeColor="text1"/>
                <w:szCs w:val="21"/>
              </w:rPr>
              <w:t>。</w:t>
            </w:r>
          </w:p>
          <w:p w:rsidR="00457E1F" w:rsidRDefault="0036602D" w:rsidP="0036602D">
            <w:pPr>
              <w:pStyle w:val="af1"/>
              <w:ind w:left="845"/>
              <w:rPr>
                <w:rFonts w:ascii="微软雅黑" w:eastAsia="微软雅黑" w:hAnsi="微软雅黑"/>
                <w:color w:val="000000" w:themeColor="text1"/>
                <w:szCs w:val="21"/>
              </w:rPr>
            </w:pPr>
            <w:r>
              <w:rPr>
                <w:rFonts w:ascii="微软雅黑" w:eastAsia="微软雅黑" w:hAnsi="微软雅黑"/>
                <w:color w:val="000000" w:themeColor="text1"/>
                <w:szCs w:val="21"/>
              </w:rPr>
              <w:t>S</w:t>
            </w:r>
            <w:r>
              <w:rPr>
                <w:rFonts w:ascii="微软雅黑" w:eastAsia="微软雅黑" w:hAnsi="微软雅黑" w:hint="eastAsia"/>
                <w:color w:val="000000" w:themeColor="text1"/>
                <w:szCs w:val="21"/>
              </w:rPr>
              <w:t>heet名称：即当前表格名称+查看时间，举例：经营明细表（2014-11-12）</w:t>
            </w:r>
            <w:r w:rsidR="00457E1F">
              <w:rPr>
                <w:rFonts w:ascii="微软雅黑" w:eastAsia="微软雅黑" w:hAnsi="微软雅黑" w:hint="eastAsia"/>
                <w:color w:val="000000" w:themeColor="text1"/>
                <w:szCs w:val="21"/>
              </w:rPr>
              <w:t>，都在一个sheet里面。</w:t>
            </w:r>
          </w:p>
          <w:p w:rsidR="0036602D" w:rsidRPr="0036602D" w:rsidRDefault="0036602D" w:rsidP="0036602D">
            <w:pPr>
              <w:pStyle w:val="af1"/>
              <w:ind w:left="845"/>
              <w:rPr>
                <w:rFonts w:ascii="微软雅黑" w:eastAsia="微软雅黑" w:hAnsi="微软雅黑"/>
                <w:color w:val="000000" w:themeColor="text1"/>
                <w:szCs w:val="21"/>
              </w:rPr>
            </w:pPr>
            <w:r>
              <w:rPr>
                <w:rFonts w:ascii="微软雅黑" w:eastAsia="微软雅黑" w:hAnsi="微软雅黑" w:hint="eastAsia"/>
                <w:color w:val="000000" w:themeColor="text1"/>
                <w:szCs w:val="21"/>
              </w:rPr>
              <w:t>具体导出效果请见</w:t>
            </w:r>
            <w:hyperlink w:anchor="_《附件三_数据报表导出效果》" w:history="1">
              <w:r w:rsidRPr="009357D8">
                <w:rPr>
                  <w:rStyle w:val="ae"/>
                  <w:rFonts w:ascii="微软雅黑" w:eastAsia="微软雅黑" w:hAnsi="微软雅黑" w:hint="eastAsia"/>
                  <w:szCs w:val="21"/>
                </w:rPr>
                <w:t>5.《附件三数据报表导出效果》</w:t>
              </w:r>
            </w:hyperlink>
          </w:p>
          <w:p w:rsidR="00006527" w:rsidRPr="006E672B" w:rsidRDefault="00E9088D" w:rsidP="00FF17A0">
            <w:pPr>
              <w:rPr>
                <w:rFonts w:ascii="微软雅黑" w:eastAsia="微软雅黑" w:hAnsi="微软雅黑"/>
                <w:color w:val="000000" w:themeColor="text1"/>
                <w:sz w:val="21"/>
                <w:szCs w:val="21"/>
              </w:rPr>
            </w:pPr>
            <w:r w:rsidRPr="006E672B">
              <w:rPr>
                <w:rFonts w:ascii="微软雅黑" w:eastAsia="微软雅黑" w:hAnsi="微软雅黑"/>
                <w:noProof/>
                <w:color w:val="000000" w:themeColor="text1"/>
                <w:sz w:val="21"/>
                <w:szCs w:val="21"/>
              </w:rPr>
              <w:drawing>
                <wp:inline distT="0" distB="0" distL="0" distR="0" wp14:anchorId="283C5F1F" wp14:editId="2F19EFAB">
                  <wp:extent cx="4705946" cy="1905990"/>
                  <wp:effectExtent l="19050" t="0" r="0" b="0"/>
                  <wp:docPr id="3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srcRect/>
                          <a:stretch>
                            <a:fillRect/>
                          </a:stretch>
                        </pic:blipFill>
                        <pic:spPr bwMode="auto">
                          <a:xfrm>
                            <a:off x="0" y="0"/>
                            <a:ext cx="4705708" cy="1905894"/>
                          </a:xfrm>
                          <a:prstGeom prst="rect">
                            <a:avLst/>
                          </a:prstGeom>
                          <a:noFill/>
                          <a:ln w="9525">
                            <a:noFill/>
                            <a:miter lim="800000"/>
                            <a:headEnd/>
                            <a:tailEnd/>
                          </a:ln>
                        </pic:spPr>
                      </pic:pic>
                    </a:graphicData>
                  </a:graphic>
                </wp:inline>
              </w:drawing>
            </w:r>
          </w:p>
        </w:tc>
      </w:tr>
    </w:tbl>
    <w:p w:rsidR="00C55E5F" w:rsidRPr="006E672B" w:rsidRDefault="00C55E5F" w:rsidP="00FF1F8F">
      <w:pPr>
        <w:pStyle w:val="2"/>
        <w:numPr>
          <w:ilvl w:val="2"/>
          <w:numId w:val="1"/>
        </w:numPr>
        <w:ind w:firstLineChars="0"/>
        <w:rPr>
          <w:color w:val="000000" w:themeColor="text1"/>
        </w:rPr>
      </w:pPr>
      <w:bookmarkStart w:id="37" w:name="_Toc408154430"/>
      <w:r w:rsidRPr="006E672B">
        <w:rPr>
          <w:rFonts w:hint="eastAsia"/>
          <w:color w:val="000000" w:themeColor="text1"/>
        </w:rPr>
        <w:t>PC</w:t>
      </w:r>
      <w:proofErr w:type="gramStart"/>
      <w:r w:rsidRPr="006E672B">
        <w:rPr>
          <w:rFonts w:hint="eastAsia"/>
          <w:color w:val="000000" w:themeColor="text1"/>
        </w:rPr>
        <w:t>端经营</w:t>
      </w:r>
      <w:proofErr w:type="gramEnd"/>
      <w:r w:rsidRPr="006E672B">
        <w:rPr>
          <w:rFonts w:hint="eastAsia"/>
          <w:color w:val="000000" w:themeColor="text1"/>
        </w:rPr>
        <w:t>情况</w:t>
      </w:r>
      <w:bookmarkEnd w:id="37"/>
    </w:p>
    <w:tbl>
      <w:tblPr>
        <w:tblW w:w="8751" w:type="dxa"/>
        <w:tblInd w:w="2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4"/>
        <w:gridCol w:w="7797"/>
      </w:tblGrid>
      <w:tr w:rsidR="00210E17" w:rsidRPr="006E672B" w:rsidTr="005229D6">
        <w:tc>
          <w:tcPr>
            <w:tcW w:w="954" w:type="dxa"/>
          </w:tcPr>
          <w:p w:rsidR="00210E17" w:rsidRPr="006E672B" w:rsidRDefault="00210E17" w:rsidP="005229D6">
            <w:pPr>
              <w:rPr>
                <w:rFonts w:ascii="微软雅黑" w:eastAsia="微软雅黑" w:hAnsi="微软雅黑" w:cs="Arial"/>
                <w:b/>
                <w:bCs/>
                <w:color w:val="000000" w:themeColor="text1"/>
                <w:lang w:eastAsia="zh-TW"/>
              </w:rPr>
            </w:pPr>
            <w:r w:rsidRPr="006E672B">
              <w:rPr>
                <w:rFonts w:ascii="微软雅黑" w:eastAsia="微软雅黑" w:hAnsi="微软雅黑" w:cs="Arial" w:hint="eastAsia"/>
                <w:b/>
                <w:bCs/>
                <w:color w:val="000000" w:themeColor="text1"/>
              </w:rPr>
              <w:t>功能说明</w:t>
            </w:r>
          </w:p>
        </w:tc>
        <w:tc>
          <w:tcPr>
            <w:tcW w:w="7797" w:type="dxa"/>
          </w:tcPr>
          <w:p w:rsidR="00210E17" w:rsidRPr="006E672B" w:rsidRDefault="00210E17" w:rsidP="005229D6">
            <w:pPr>
              <w:rPr>
                <w:rFonts w:ascii="微软雅黑" w:eastAsia="微软雅黑" w:hAnsi="微软雅黑" w:cs="Arial"/>
                <w:bCs/>
                <w:color w:val="000000" w:themeColor="text1"/>
              </w:rPr>
            </w:pPr>
            <w:r w:rsidRPr="006E672B">
              <w:rPr>
                <w:rFonts w:ascii="微软雅黑" w:eastAsia="微软雅黑" w:hAnsi="微软雅黑" w:cs="Arial" w:hint="eastAsia"/>
                <w:bCs/>
                <w:color w:val="000000" w:themeColor="text1"/>
              </w:rPr>
              <w:t>分为三小块：总</w:t>
            </w:r>
            <w:proofErr w:type="gramStart"/>
            <w:r w:rsidRPr="006E672B">
              <w:rPr>
                <w:rFonts w:ascii="微软雅黑" w:eastAsia="微软雅黑" w:hAnsi="微软雅黑" w:cs="Arial" w:hint="eastAsia"/>
                <w:bCs/>
                <w:color w:val="000000" w:themeColor="text1"/>
              </w:rPr>
              <w:t>览</w:t>
            </w:r>
            <w:proofErr w:type="gramEnd"/>
            <w:r w:rsidRPr="006E672B">
              <w:rPr>
                <w:rFonts w:ascii="微软雅黑" w:eastAsia="微软雅黑" w:hAnsi="微软雅黑" w:cs="Arial" w:hint="eastAsia"/>
                <w:bCs/>
                <w:color w:val="000000" w:themeColor="text1"/>
              </w:rPr>
              <w:t>表、走势分析、运营明细表</w:t>
            </w:r>
          </w:p>
        </w:tc>
      </w:tr>
      <w:tr w:rsidR="00210E17" w:rsidRPr="006E672B" w:rsidTr="005229D6">
        <w:trPr>
          <w:trHeight w:val="287"/>
        </w:trPr>
        <w:tc>
          <w:tcPr>
            <w:tcW w:w="954" w:type="dxa"/>
          </w:tcPr>
          <w:p w:rsidR="00210E17" w:rsidRPr="006E672B" w:rsidRDefault="00210E17" w:rsidP="005229D6">
            <w:pPr>
              <w:rPr>
                <w:rFonts w:ascii="微软雅黑" w:eastAsia="微软雅黑" w:hAnsi="微软雅黑" w:cs="Arial"/>
                <w:b/>
                <w:bCs/>
                <w:color w:val="000000" w:themeColor="text1"/>
              </w:rPr>
            </w:pPr>
            <w:r w:rsidRPr="006E672B">
              <w:rPr>
                <w:rFonts w:ascii="微软雅黑" w:eastAsia="微软雅黑" w:hAnsi="微软雅黑" w:cs="Arial" w:hint="eastAsia"/>
                <w:b/>
                <w:bCs/>
                <w:color w:val="000000" w:themeColor="text1"/>
              </w:rPr>
              <w:t>详细描述</w:t>
            </w:r>
          </w:p>
        </w:tc>
        <w:tc>
          <w:tcPr>
            <w:tcW w:w="7797" w:type="dxa"/>
          </w:tcPr>
          <w:p w:rsidR="00210E17" w:rsidRPr="006E672B" w:rsidRDefault="00FD12B7" w:rsidP="00210E17">
            <w:pPr>
              <w:rPr>
                <w:rFonts w:ascii="微软雅黑" w:eastAsia="微软雅黑" w:hAnsi="微软雅黑"/>
                <w:color w:val="000000" w:themeColor="text1"/>
              </w:rPr>
            </w:pPr>
            <w:r w:rsidRPr="006E672B">
              <w:rPr>
                <w:rFonts w:ascii="微软雅黑" w:eastAsia="微软雅黑" w:hAnsi="微软雅黑" w:hint="eastAsia"/>
                <w:noProof/>
                <w:color w:val="000000" w:themeColor="text1"/>
              </w:rPr>
              <w:t>数据读取的范围仅PC端数据，功能结构同“2.4.4.</w:t>
            </w:r>
            <w:r w:rsidR="00210E17" w:rsidRPr="006E672B">
              <w:rPr>
                <w:rFonts w:ascii="微软雅黑" w:eastAsia="微软雅黑" w:hAnsi="微软雅黑" w:hint="eastAsia"/>
                <w:noProof/>
                <w:color w:val="000000" w:themeColor="text1"/>
              </w:rPr>
              <w:t>店铺整体经营情况</w:t>
            </w:r>
            <w:r w:rsidRPr="006E672B">
              <w:rPr>
                <w:rFonts w:ascii="微软雅黑" w:eastAsia="微软雅黑" w:hAnsi="微软雅黑" w:hint="eastAsia"/>
                <w:noProof/>
                <w:color w:val="000000" w:themeColor="text1"/>
              </w:rPr>
              <w:t>”</w:t>
            </w:r>
            <w:r w:rsidR="002E6793" w:rsidRPr="006E672B">
              <w:rPr>
                <w:rFonts w:ascii="微软雅黑" w:eastAsia="微软雅黑" w:hAnsi="微软雅黑" w:hint="eastAsia"/>
                <w:noProof/>
                <w:color w:val="000000" w:themeColor="text1"/>
              </w:rPr>
              <w:t>，不再具体说明。</w:t>
            </w:r>
          </w:p>
        </w:tc>
      </w:tr>
    </w:tbl>
    <w:p w:rsidR="00210E17" w:rsidRPr="006E672B" w:rsidRDefault="00210E17" w:rsidP="00210E17">
      <w:pPr>
        <w:rPr>
          <w:color w:val="000000" w:themeColor="text1"/>
        </w:rPr>
      </w:pPr>
    </w:p>
    <w:p w:rsidR="000E49EC" w:rsidRPr="006E672B" w:rsidRDefault="00841080" w:rsidP="00FF1F8F">
      <w:pPr>
        <w:pStyle w:val="2"/>
        <w:numPr>
          <w:ilvl w:val="2"/>
          <w:numId w:val="1"/>
        </w:numPr>
        <w:ind w:firstLineChars="0"/>
        <w:rPr>
          <w:color w:val="000000" w:themeColor="text1"/>
        </w:rPr>
      </w:pPr>
      <w:bookmarkStart w:id="38" w:name="_Toc408154431"/>
      <w:r w:rsidRPr="006E672B">
        <w:rPr>
          <w:rFonts w:hint="eastAsia"/>
          <w:color w:val="000000" w:themeColor="text1"/>
        </w:rPr>
        <w:t>移动</w:t>
      </w:r>
      <w:proofErr w:type="gramStart"/>
      <w:r w:rsidRPr="006E672B">
        <w:rPr>
          <w:rFonts w:hint="eastAsia"/>
          <w:color w:val="000000" w:themeColor="text1"/>
        </w:rPr>
        <w:t>端经营</w:t>
      </w:r>
      <w:proofErr w:type="gramEnd"/>
      <w:r w:rsidRPr="006E672B">
        <w:rPr>
          <w:rFonts w:hint="eastAsia"/>
          <w:color w:val="000000" w:themeColor="text1"/>
        </w:rPr>
        <w:t>情况</w:t>
      </w:r>
      <w:bookmarkEnd w:id="38"/>
    </w:p>
    <w:tbl>
      <w:tblPr>
        <w:tblW w:w="8802" w:type="dxa"/>
        <w:tblInd w:w="2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954"/>
        <w:gridCol w:w="7848"/>
      </w:tblGrid>
      <w:tr w:rsidR="000E49EC" w:rsidRPr="006E672B" w:rsidTr="00B46AC7">
        <w:tc>
          <w:tcPr>
            <w:tcW w:w="954" w:type="dxa"/>
          </w:tcPr>
          <w:p w:rsidR="000E49EC" w:rsidRPr="006E672B" w:rsidRDefault="000E49EC" w:rsidP="00D95468">
            <w:pPr>
              <w:rPr>
                <w:rFonts w:ascii="微软雅黑" w:eastAsia="微软雅黑" w:hAnsi="微软雅黑" w:cs="Arial"/>
                <w:b/>
                <w:bCs/>
                <w:color w:val="000000" w:themeColor="text1"/>
                <w:lang w:eastAsia="zh-TW"/>
              </w:rPr>
            </w:pPr>
            <w:r w:rsidRPr="006E672B">
              <w:rPr>
                <w:rFonts w:ascii="微软雅黑" w:eastAsia="微软雅黑" w:hAnsi="微软雅黑" w:cs="Arial" w:hint="eastAsia"/>
                <w:b/>
                <w:bCs/>
                <w:color w:val="000000" w:themeColor="text1"/>
              </w:rPr>
              <w:t>功能说明</w:t>
            </w:r>
          </w:p>
        </w:tc>
        <w:tc>
          <w:tcPr>
            <w:tcW w:w="7848" w:type="dxa"/>
          </w:tcPr>
          <w:p w:rsidR="000E49EC" w:rsidRPr="006E672B" w:rsidRDefault="00F17DDE" w:rsidP="00F17DDE">
            <w:pPr>
              <w:rPr>
                <w:rFonts w:ascii="微软雅黑" w:eastAsia="微软雅黑" w:hAnsi="微软雅黑" w:cs="Arial"/>
                <w:bCs/>
                <w:color w:val="000000" w:themeColor="text1"/>
              </w:rPr>
            </w:pPr>
            <w:r w:rsidRPr="006E672B">
              <w:rPr>
                <w:rFonts w:ascii="微软雅黑" w:eastAsia="微软雅黑" w:hAnsi="微软雅黑" w:cs="Arial" w:hint="eastAsia"/>
                <w:bCs/>
                <w:color w:val="000000" w:themeColor="text1"/>
              </w:rPr>
              <w:t>分为三块：总</w:t>
            </w:r>
            <w:proofErr w:type="gramStart"/>
            <w:r w:rsidRPr="006E672B">
              <w:rPr>
                <w:rFonts w:ascii="微软雅黑" w:eastAsia="微软雅黑" w:hAnsi="微软雅黑" w:cs="Arial" w:hint="eastAsia"/>
                <w:bCs/>
                <w:color w:val="000000" w:themeColor="text1"/>
              </w:rPr>
              <w:t>览</w:t>
            </w:r>
            <w:proofErr w:type="gramEnd"/>
            <w:r w:rsidRPr="006E672B">
              <w:rPr>
                <w:rFonts w:ascii="微软雅黑" w:eastAsia="微软雅黑" w:hAnsi="微软雅黑" w:cs="Arial" w:hint="eastAsia"/>
                <w:bCs/>
                <w:color w:val="000000" w:themeColor="text1"/>
              </w:rPr>
              <w:t>表、走势分析、运营明细表</w:t>
            </w:r>
          </w:p>
        </w:tc>
      </w:tr>
      <w:tr w:rsidR="000E49EC" w:rsidRPr="006E672B" w:rsidTr="00B46AC7">
        <w:trPr>
          <w:trHeight w:val="287"/>
        </w:trPr>
        <w:tc>
          <w:tcPr>
            <w:tcW w:w="954" w:type="dxa"/>
          </w:tcPr>
          <w:p w:rsidR="000E49EC" w:rsidRPr="006E672B" w:rsidRDefault="000E49EC" w:rsidP="00D95468">
            <w:pPr>
              <w:rPr>
                <w:rFonts w:ascii="微软雅黑" w:eastAsia="微软雅黑" w:hAnsi="微软雅黑" w:cs="Arial"/>
                <w:b/>
                <w:bCs/>
                <w:color w:val="000000" w:themeColor="text1"/>
              </w:rPr>
            </w:pPr>
            <w:r w:rsidRPr="006E672B">
              <w:rPr>
                <w:rFonts w:ascii="微软雅黑" w:eastAsia="微软雅黑" w:hAnsi="微软雅黑" w:cs="Arial" w:hint="eastAsia"/>
                <w:b/>
                <w:bCs/>
                <w:color w:val="000000" w:themeColor="text1"/>
              </w:rPr>
              <w:t>详细描述</w:t>
            </w:r>
          </w:p>
        </w:tc>
        <w:tc>
          <w:tcPr>
            <w:tcW w:w="7848" w:type="dxa"/>
          </w:tcPr>
          <w:p w:rsidR="000E49EC" w:rsidRPr="006E672B" w:rsidRDefault="00F17DDE" w:rsidP="00FF1F8F">
            <w:pPr>
              <w:pStyle w:val="af1"/>
              <w:numPr>
                <w:ilvl w:val="0"/>
                <w:numId w:val="9"/>
              </w:numPr>
              <w:rPr>
                <w:rFonts w:ascii="微软雅黑" w:eastAsia="微软雅黑" w:hAnsi="微软雅黑"/>
                <w:color w:val="000000" w:themeColor="text1"/>
              </w:rPr>
            </w:pPr>
            <w:r w:rsidRPr="006E672B">
              <w:rPr>
                <w:rFonts w:ascii="微软雅黑" w:eastAsia="微软雅黑" w:hAnsi="微软雅黑" w:cs="Arial" w:hint="eastAsia"/>
                <w:bCs/>
                <w:color w:val="000000" w:themeColor="text1"/>
              </w:rPr>
              <w:t>总</w:t>
            </w:r>
            <w:proofErr w:type="gramStart"/>
            <w:r w:rsidRPr="006E672B">
              <w:rPr>
                <w:rFonts w:ascii="微软雅黑" w:eastAsia="微软雅黑" w:hAnsi="微软雅黑" w:cs="Arial" w:hint="eastAsia"/>
                <w:bCs/>
                <w:color w:val="000000" w:themeColor="text1"/>
              </w:rPr>
              <w:t>览</w:t>
            </w:r>
            <w:proofErr w:type="gramEnd"/>
            <w:r w:rsidRPr="006E672B">
              <w:rPr>
                <w:rFonts w:ascii="微软雅黑" w:eastAsia="微软雅黑" w:hAnsi="微软雅黑" w:cs="Arial" w:hint="eastAsia"/>
                <w:bCs/>
                <w:color w:val="000000" w:themeColor="text1"/>
              </w:rPr>
              <w:t>表</w:t>
            </w:r>
          </w:p>
          <w:p w:rsidR="00E5111F" w:rsidRPr="006E672B" w:rsidRDefault="00E5111F" w:rsidP="00FF1F8F">
            <w:pPr>
              <w:pStyle w:val="af1"/>
              <w:numPr>
                <w:ilvl w:val="1"/>
                <w:numId w:val="9"/>
              </w:numPr>
              <w:rPr>
                <w:rFonts w:ascii="微软雅黑" w:eastAsia="微软雅黑" w:hAnsi="微软雅黑"/>
                <w:noProof/>
                <w:color w:val="000000" w:themeColor="text1"/>
              </w:rPr>
            </w:pPr>
            <w:r w:rsidRPr="006E672B">
              <w:rPr>
                <w:rFonts w:ascii="微软雅黑" w:eastAsia="微软雅黑" w:hAnsi="微软雅黑" w:hint="eastAsia"/>
                <w:noProof/>
                <w:color w:val="000000" w:themeColor="text1"/>
              </w:rPr>
              <w:t>所有的统计数据范围是：当前店铺（店铺首页+店铺列表页+商品详情页）</w:t>
            </w:r>
            <w:r w:rsidR="00C508EB">
              <w:rPr>
                <w:rFonts w:ascii="微软雅黑" w:eastAsia="微软雅黑" w:hAnsi="微软雅黑" w:hint="eastAsia"/>
                <w:noProof/>
                <w:color w:val="000000" w:themeColor="text1"/>
              </w:rPr>
              <w:t>，所有数据的时间都来自</w:t>
            </w:r>
            <w:r w:rsidRPr="006E672B">
              <w:rPr>
                <w:rFonts w:ascii="微软雅黑" w:eastAsia="微软雅黑" w:hAnsi="微软雅黑" w:hint="eastAsia"/>
                <w:noProof/>
                <w:color w:val="000000" w:themeColor="text1"/>
              </w:rPr>
              <w:t>上方选中的</w:t>
            </w:r>
            <w:r w:rsidR="00896D12">
              <w:rPr>
                <w:rFonts w:ascii="微软雅黑" w:eastAsia="微软雅黑" w:hAnsi="微软雅黑" w:hint="eastAsia"/>
                <w:noProof/>
                <w:color w:val="000000" w:themeColor="text1"/>
              </w:rPr>
              <w:t>时间（</w:t>
            </w:r>
            <w:r w:rsidRPr="006E672B">
              <w:rPr>
                <w:rFonts w:ascii="微软雅黑" w:eastAsia="微软雅黑" w:hAnsi="微软雅黑" w:hint="eastAsia"/>
                <w:noProof/>
                <w:color w:val="000000" w:themeColor="text1"/>
              </w:rPr>
              <w:t>时间段</w:t>
            </w:r>
            <w:r w:rsidR="00896D12">
              <w:rPr>
                <w:rFonts w:ascii="微软雅黑" w:eastAsia="微软雅黑" w:hAnsi="微软雅黑" w:hint="eastAsia"/>
                <w:noProof/>
                <w:color w:val="000000" w:themeColor="text1"/>
              </w:rPr>
              <w:t>）</w:t>
            </w:r>
            <w:r w:rsidRPr="006E672B">
              <w:rPr>
                <w:rFonts w:ascii="微软雅黑" w:eastAsia="微软雅黑" w:hAnsi="微软雅黑" w:hint="eastAsia"/>
                <w:noProof/>
                <w:color w:val="000000" w:themeColor="text1"/>
              </w:rPr>
              <w:t>。</w:t>
            </w:r>
          </w:p>
          <w:p w:rsidR="00E5111F" w:rsidRPr="006E672B" w:rsidRDefault="00AF4FCB" w:rsidP="00FF1F8F">
            <w:pPr>
              <w:pStyle w:val="af1"/>
              <w:numPr>
                <w:ilvl w:val="1"/>
                <w:numId w:val="9"/>
              </w:numPr>
              <w:rPr>
                <w:rFonts w:ascii="微软雅黑" w:eastAsia="微软雅黑" w:hAnsi="微软雅黑" w:cs="Arial"/>
                <w:bCs/>
                <w:color w:val="000000" w:themeColor="text1"/>
              </w:rPr>
            </w:pPr>
            <w:r w:rsidRPr="006E672B">
              <w:rPr>
                <w:rFonts w:ascii="微软雅黑" w:eastAsia="微软雅黑" w:hAnsi="微软雅黑" w:cs="Arial" w:hint="eastAsia"/>
                <w:bCs/>
                <w:color w:val="000000" w:themeColor="text1"/>
              </w:rPr>
              <w:t>统计WAP端、APP端的浏览量、</w:t>
            </w:r>
            <w:r w:rsidR="002B1FF2">
              <w:rPr>
                <w:rFonts w:ascii="微软雅黑" w:eastAsia="微软雅黑" w:hAnsi="微软雅黑" w:cs="Arial" w:hint="eastAsia"/>
                <w:bCs/>
                <w:color w:val="000000" w:themeColor="text1"/>
              </w:rPr>
              <w:t>独特访客数</w:t>
            </w:r>
            <w:r w:rsidRPr="006E672B">
              <w:rPr>
                <w:rFonts w:ascii="微软雅黑" w:eastAsia="微软雅黑" w:hAnsi="微软雅黑" w:cs="Arial" w:hint="eastAsia"/>
                <w:bCs/>
                <w:color w:val="000000" w:themeColor="text1"/>
              </w:rPr>
              <w:t>、下单金额、下单单量、</w:t>
            </w:r>
            <w:r w:rsidR="00E5111F" w:rsidRPr="006E672B">
              <w:rPr>
                <w:rFonts w:ascii="微软雅黑" w:eastAsia="微软雅黑" w:hAnsi="微软雅黑" w:cs="Arial" w:hint="eastAsia"/>
                <w:bCs/>
                <w:color w:val="000000" w:themeColor="text1"/>
              </w:rPr>
              <w:t>下单客户数、</w:t>
            </w:r>
            <w:r w:rsidRPr="006E672B">
              <w:rPr>
                <w:rFonts w:ascii="微软雅黑" w:eastAsia="微软雅黑" w:hAnsi="微软雅黑" w:cs="Arial" w:hint="eastAsia"/>
                <w:bCs/>
                <w:color w:val="000000" w:themeColor="text1"/>
              </w:rPr>
              <w:t>下单商品数、下单转化率、商品收藏数</w:t>
            </w:r>
            <w:r w:rsidR="00995448">
              <w:rPr>
                <w:rFonts w:ascii="微软雅黑" w:eastAsia="微软雅黑" w:hAnsi="微软雅黑" w:cs="Arial" w:hint="eastAsia"/>
                <w:bCs/>
                <w:color w:val="000000" w:themeColor="text1"/>
              </w:rPr>
              <w:t>、店铺收藏数</w:t>
            </w:r>
          </w:p>
          <w:p w:rsidR="00371246" w:rsidRPr="006E672B" w:rsidRDefault="00371246" w:rsidP="00FF1F8F">
            <w:pPr>
              <w:pStyle w:val="af1"/>
              <w:numPr>
                <w:ilvl w:val="1"/>
                <w:numId w:val="9"/>
              </w:numPr>
              <w:rPr>
                <w:rFonts w:ascii="微软雅黑" w:eastAsia="微软雅黑" w:hAnsi="微软雅黑" w:cs="Arial"/>
                <w:bCs/>
                <w:color w:val="000000" w:themeColor="text1"/>
              </w:rPr>
            </w:pPr>
            <w:r w:rsidRPr="006E672B">
              <w:rPr>
                <w:rFonts w:ascii="微软雅黑" w:eastAsia="微软雅黑" w:hAnsi="微软雅黑" w:hint="eastAsia"/>
                <w:color w:val="000000" w:themeColor="text1"/>
                <w:szCs w:val="21"/>
              </w:rPr>
              <w:t>表格的第一行数据为各指标的汇总数据</w:t>
            </w:r>
          </w:p>
          <w:p w:rsidR="004C6046" w:rsidRPr="006E672B" w:rsidRDefault="00216BDF" w:rsidP="00FF1F8F">
            <w:pPr>
              <w:pStyle w:val="af1"/>
              <w:numPr>
                <w:ilvl w:val="1"/>
                <w:numId w:val="9"/>
              </w:numPr>
              <w:rPr>
                <w:rFonts w:ascii="微软雅黑" w:eastAsia="微软雅黑" w:hAnsi="微软雅黑" w:cs="Arial"/>
                <w:bCs/>
                <w:color w:val="000000" w:themeColor="text1"/>
              </w:rPr>
            </w:pPr>
            <w:proofErr w:type="gramStart"/>
            <w:r w:rsidRPr="006E672B">
              <w:rPr>
                <w:rFonts w:ascii="微软雅黑" w:eastAsia="微软雅黑" w:hAnsi="微软雅黑" w:cs="Arial" w:hint="eastAsia"/>
                <w:bCs/>
                <w:color w:val="000000" w:themeColor="text1"/>
              </w:rPr>
              <w:t>“</w:t>
            </w:r>
            <w:proofErr w:type="gramEnd"/>
            <w:r w:rsidRPr="006E672B">
              <w:rPr>
                <w:rFonts w:ascii="微软雅黑" w:eastAsia="微软雅黑" w:hAnsi="微软雅黑" w:cs="Arial" w:hint="eastAsia"/>
                <w:bCs/>
                <w:color w:val="000000" w:themeColor="text1"/>
              </w:rPr>
              <w:t>问号“的细节前面已经说明</w:t>
            </w:r>
          </w:p>
          <w:p w:rsidR="00653B94" w:rsidRDefault="00446FBF" w:rsidP="00653B94">
            <w:pPr>
              <w:rPr>
                <w:rFonts w:ascii="微软雅黑" w:eastAsia="微软雅黑" w:hAnsi="微软雅黑"/>
                <w:color w:val="000000" w:themeColor="text1"/>
              </w:rPr>
            </w:pPr>
            <w:r>
              <w:rPr>
                <w:rFonts w:ascii="微软雅黑" w:eastAsia="微软雅黑" w:hAnsi="微软雅黑"/>
                <w:noProof/>
                <w:color w:val="000000" w:themeColor="text1"/>
              </w:rPr>
              <w:drawing>
                <wp:inline distT="0" distB="0" distL="0" distR="0" wp14:anchorId="12B676CF" wp14:editId="7CF8AA3A">
                  <wp:extent cx="4793261" cy="1496009"/>
                  <wp:effectExtent l="19050" t="19050" r="26389" b="27991"/>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srcRect/>
                          <a:stretch>
                            <a:fillRect/>
                          </a:stretch>
                        </pic:blipFill>
                        <pic:spPr bwMode="auto">
                          <a:xfrm>
                            <a:off x="0" y="0"/>
                            <a:ext cx="4798645" cy="1497689"/>
                          </a:xfrm>
                          <a:prstGeom prst="rect">
                            <a:avLst/>
                          </a:prstGeom>
                          <a:noFill/>
                          <a:ln w="9525">
                            <a:solidFill>
                              <a:schemeClr val="bg1">
                                <a:lumMod val="75000"/>
                              </a:schemeClr>
                            </a:solidFill>
                            <a:miter lim="800000"/>
                            <a:headEnd/>
                            <a:tailEnd/>
                          </a:ln>
                        </pic:spPr>
                      </pic:pic>
                    </a:graphicData>
                  </a:graphic>
                </wp:inline>
              </w:drawing>
            </w:r>
          </w:p>
          <w:p w:rsidR="00AE4324" w:rsidRDefault="00AE4324" w:rsidP="00FF1F8F">
            <w:pPr>
              <w:pStyle w:val="af1"/>
              <w:numPr>
                <w:ilvl w:val="0"/>
                <w:numId w:val="9"/>
              </w:numPr>
              <w:rPr>
                <w:rFonts w:ascii="微软雅黑" w:eastAsia="微软雅黑" w:hAnsi="微软雅黑"/>
                <w:color w:val="000000" w:themeColor="text1"/>
              </w:rPr>
            </w:pPr>
            <w:r>
              <w:rPr>
                <w:rFonts w:ascii="微软雅黑" w:eastAsia="微软雅黑" w:hAnsi="微软雅黑" w:hint="eastAsia"/>
                <w:color w:val="000000" w:themeColor="text1"/>
              </w:rPr>
              <w:t>走势分析</w:t>
            </w:r>
          </w:p>
          <w:p w:rsidR="00B97260" w:rsidRDefault="00B97260" w:rsidP="00B97260">
            <w:pPr>
              <w:pStyle w:val="af1"/>
              <w:numPr>
                <w:ilvl w:val="1"/>
                <w:numId w:val="9"/>
              </w:numPr>
              <w:rPr>
                <w:rFonts w:ascii="微软雅黑" w:eastAsia="微软雅黑" w:hAnsi="微软雅黑"/>
                <w:color w:val="000000" w:themeColor="text1"/>
              </w:rPr>
            </w:pPr>
            <w:r>
              <w:rPr>
                <w:rFonts w:ascii="微软雅黑" w:eastAsia="微软雅黑" w:hAnsi="微软雅黑" w:hint="eastAsia"/>
                <w:color w:val="000000" w:themeColor="text1"/>
              </w:rPr>
              <w:t>默认显示移动端整体的走势分析</w:t>
            </w:r>
            <w:r w:rsidR="00892CCF">
              <w:rPr>
                <w:rFonts w:ascii="微软雅黑" w:eastAsia="微软雅黑" w:hAnsi="微软雅黑" w:hint="eastAsia"/>
                <w:color w:val="000000" w:themeColor="text1"/>
              </w:rPr>
              <w:t>（包括流量分析和销量分析）</w:t>
            </w:r>
            <w:r>
              <w:rPr>
                <w:rFonts w:ascii="微软雅黑" w:eastAsia="微软雅黑" w:hAnsi="微软雅黑" w:hint="eastAsia"/>
                <w:color w:val="000000" w:themeColor="text1"/>
              </w:rPr>
              <w:t>，可选择只看APP端或WAP端</w:t>
            </w:r>
          </w:p>
          <w:p w:rsidR="00892CCF" w:rsidRPr="00892CCF" w:rsidRDefault="00542CD3" w:rsidP="00892CCF">
            <w:pPr>
              <w:rPr>
                <w:rFonts w:ascii="微软雅黑" w:eastAsia="微软雅黑" w:hAnsi="微软雅黑"/>
                <w:color w:val="000000" w:themeColor="text1"/>
              </w:rPr>
            </w:pPr>
            <w:r>
              <w:rPr>
                <w:rFonts w:ascii="微软雅黑" w:eastAsia="微软雅黑" w:hAnsi="微软雅黑"/>
                <w:noProof/>
                <w:color w:val="000000" w:themeColor="text1"/>
              </w:rPr>
              <w:drawing>
                <wp:inline distT="0" distB="0" distL="0" distR="0" wp14:anchorId="6AA77AC3" wp14:editId="361D893F">
                  <wp:extent cx="4538319" cy="1973714"/>
                  <wp:effectExtent l="19050" t="0" r="0" b="0"/>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srcRect/>
                          <a:stretch>
                            <a:fillRect/>
                          </a:stretch>
                        </pic:blipFill>
                        <pic:spPr bwMode="auto">
                          <a:xfrm>
                            <a:off x="0" y="0"/>
                            <a:ext cx="4538479" cy="1973784"/>
                          </a:xfrm>
                          <a:prstGeom prst="rect">
                            <a:avLst/>
                          </a:prstGeom>
                          <a:noFill/>
                          <a:ln w="9525">
                            <a:noFill/>
                            <a:miter lim="800000"/>
                            <a:headEnd/>
                            <a:tailEnd/>
                          </a:ln>
                        </pic:spPr>
                      </pic:pic>
                    </a:graphicData>
                  </a:graphic>
                </wp:inline>
              </w:drawing>
            </w:r>
          </w:p>
          <w:p w:rsidR="00653B94" w:rsidRPr="00B75C21" w:rsidRDefault="00653B94" w:rsidP="00FF1F8F">
            <w:pPr>
              <w:pStyle w:val="af1"/>
              <w:numPr>
                <w:ilvl w:val="0"/>
                <w:numId w:val="9"/>
              </w:numPr>
              <w:rPr>
                <w:rFonts w:ascii="微软雅黑" w:eastAsia="微软雅黑" w:hAnsi="微软雅黑"/>
                <w:color w:val="000000" w:themeColor="text1"/>
              </w:rPr>
            </w:pPr>
            <w:r>
              <w:rPr>
                <w:rFonts w:ascii="微软雅黑" w:eastAsia="微软雅黑" w:hAnsi="微软雅黑" w:hint="eastAsia"/>
                <w:color w:val="000000" w:themeColor="text1"/>
              </w:rPr>
              <w:t>其他部分同</w:t>
            </w:r>
            <w:r w:rsidRPr="006E672B">
              <w:rPr>
                <w:rFonts w:ascii="微软雅黑" w:eastAsia="微软雅黑" w:hAnsi="微软雅黑" w:hint="eastAsia"/>
                <w:noProof/>
                <w:color w:val="000000" w:themeColor="text1"/>
              </w:rPr>
              <w:t>功能结构同“2.4.4.店铺整体经营情况”，数据读取的范围仅</w:t>
            </w:r>
            <w:r>
              <w:rPr>
                <w:rFonts w:ascii="微软雅黑" w:eastAsia="微软雅黑" w:hAnsi="微软雅黑" w:hint="eastAsia"/>
                <w:noProof/>
                <w:color w:val="000000" w:themeColor="text1"/>
              </w:rPr>
              <w:t>移动</w:t>
            </w:r>
            <w:r w:rsidRPr="006E672B">
              <w:rPr>
                <w:rFonts w:ascii="微软雅黑" w:eastAsia="微软雅黑" w:hAnsi="微软雅黑" w:hint="eastAsia"/>
                <w:noProof/>
                <w:color w:val="000000" w:themeColor="text1"/>
              </w:rPr>
              <w:t>端，不再具体说明。</w:t>
            </w:r>
          </w:p>
        </w:tc>
      </w:tr>
    </w:tbl>
    <w:p w:rsidR="00CA4519" w:rsidRPr="006E672B" w:rsidRDefault="00CA4519" w:rsidP="00CA4519">
      <w:pPr>
        <w:rPr>
          <w:color w:val="000000" w:themeColor="text1"/>
        </w:rPr>
      </w:pPr>
    </w:p>
    <w:p w:rsidR="00532559" w:rsidRDefault="008028E2" w:rsidP="00FF1F8F">
      <w:pPr>
        <w:pStyle w:val="2"/>
        <w:numPr>
          <w:ilvl w:val="1"/>
          <w:numId w:val="1"/>
        </w:numPr>
        <w:ind w:firstLineChars="0"/>
        <w:rPr>
          <w:color w:val="000000" w:themeColor="text1"/>
        </w:rPr>
      </w:pPr>
      <w:bookmarkStart w:id="39" w:name="_商家平台--实时分析（PC）页面功能说明"/>
      <w:bookmarkStart w:id="40" w:name="_Toc408154432"/>
      <w:bookmarkEnd w:id="39"/>
      <w:r>
        <w:rPr>
          <w:rFonts w:hint="eastAsia"/>
          <w:color w:val="000000" w:themeColor="text1"/>
        </w:rPr>
        <w:t>商家平台</w:t>
      </w:r>
      <w:r>
        <w:rPr>
          <w:rFonts w:hint="eastAsia"/>
          <w:color w:val="000000" w:themeColor="text1"/>
        </w:rPr>
        <w:t>--</w:t>
      </w:r>
      <w:r w:rsidR="00B80EDB" w:rsidRPr="006E672B">
        <w:rPr>
          <w:rFonts w:hint="eastAsia"/>
          <w:color w:val="000000" w:themeColor="text1"/>
        </w:rPr>
        <w:t>实时分析（</w:t>
      </w:r>
      <w:r w:rsidR="00B80EDB" w:rsidRPr="006E672B">
        <w:rPr>
          <w:rFonts w:hint="eastAsia"/>
          <w:color w:val="000000" w:themeColor="text1"/>
        </w:rPr>
        <w:t>PC</w:t>
      </w:r>
      <w:r w:rsidR="00B80EDB" w:rsidRPr="006E672B">
        <w:rPr>
          <w:rFonts w:hint="eastAsia"/>
          <w:color w:val="000000" w:themeColor="text1"/>
        </w:rPr>
        <w:t>）</w:t>
      </w:r>
      <w:r w:rsidR="00532559">
        <w:rPr>
          <w:rFonts w:hint="eastAsia"/>
          <w:color w:val="000000" w:themeColor="text1"/>
        </w:rPr>
        <w:t>页面功能说明</w:t>
      </w:r>
      <w:bookmarkEnd w:id="40"/>
    </w:p>
    <w:p w:rsidR="00AC342B" w:rsidRPr="006E672B" w:rsidRDefault="00AC342B" w:rsidP="00FF1F8F">
      <w:pPr>
        <w:pStyle w:val="2"/>
        <w:numPr>
          <w:ilvl w:val="2"/>
          <w:numId w:val="1"/>
        </w:numPr>
        <w:ind w:firstLineChars="0"/>
        <w:rPr>
          <w:color w:val="000000" w:themeColor="text1"/>
        </w:rPr>
      </w:pPr>
      <w:bookmarkStart w:id="41" w:name="_Toc408154433"/>
      <w:r w:rsidRPr="006E672B">
        <w:rPr>
          <w:rFonts w:hint="eastAsia"/>
          <w:color w:val="000000" w:themeColor="text1"/>
        </w:rPr>
        <w:t>页面截图</w:t>
      </w:r>
      <w:bookmarkEnd w:id="41"/>
    </w:p>
    <w:p w:rsidR="00B80EDB" w:rsidRPr="006E672B" w:rsidRDefault="00047E0C" w:rsidP="00B80EDB">
      <w:pPr>
        <w:rPr>
          <w:color w:val="000000" w:themeColor="text1"/>
        </w:rPr>
      </w:pPr>
      <w:r>
        <w:rPr>
          <w:noProof/>
          <w:color w:val="000000" w:themeColor="text1"/>
        </w:rPr>
        <w:drawing>
          <wp:inline distT="0" distB="0" distL="0" distR="0" wp14:anchorId="2626F9C6" wp14:editId="4048EA23">
            <wp:extent cx="5370830" cy="7265415"/>
            <wp:effectExtent l="19050" t="0" r="1270" b="0"/>
            <wp:docPr id="38" name="图片 17" descr="C:\Users\wangyuxia\Desktop\数据助手v2截图\经营报告-实时分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wangyuxia\Desktop\数据助手v2截图\经营报告-实时分析.png"/>
                    <pic:cNvPicPr>
                      <a:picLocks noChangeAspect="1" noChangeArrowheads="1"/>
                    </pic:cNvPicPr>
                  </pic:nvPicPr>
                  <pic:blipFill>
                    <a:blip r:embed="rId43"/>
                    <a:srcRect/>
                    <a:stretch>
                      <a:fillRect/>
                    </a:stretch>
                  </pic:blipFill>
                  <pic:spPr bwMode="auto">
                    <a:xfrm>
                      <a:off x="0" y="0"/>
                      <a:ext cx="5370830" cy="7265415"/>
                    </a:xfrm>
                    <a:prstGeom prst="rect">
                      <a:avLst/>
                    </a:prstGeom>
                    <a:noFill/>
                    <a:ln w="9525">
                      <a:noFill/>
                      <a:miter lim="800000"/>
                      <a:headEnd/>
                      <a:tailEnd/>
                    </a:ln>
                  </pic:spPr>
                </pic:pic>
              </a:graphicData>
            </a:graphic>
          </wp:inline>
        </w:drawing>
      </w:r>
    </w:p>
    <w:p w:rsidR="00851974" w:rsidRPr="006E672B" w:rsidRDefault="003433B6" w:rsidP="00FF1F8F">
      <w:pPr>
        <w:pStyle w:val="2"/>
        <w:numPr>
          <w:ilvl w:val="2"/>
          <w:numId w:val="1"/>
        </w:numPr>
        <w:ind w:firstLineChars="0"/>
        <w:rPr>
          <w:color w:val="000000" w:themeColor="text1"/>
        </w:rPr>
      </w:pPr>
      <w:bookmarkStart w:id="42" w:name="_Toc408154434"/>
      <w:r>
        <w:rPr>
          <w:rFonts w:hint="eastAsia"/>
          <w:color w:val="000000" w:themeColor="text1"/>
        </w:rPr>
        <w:t>具体说明</w:t>
      </w:r>
      <w:bookmarkEnd w:id="42"/>
    </w:p>
    <w:tbl>
      <w:tblPr>
        <w:tblW w:w="8751" w:type="dxa"/>
        <w:tblInd w:w="2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4"/>
        <w:gridCol w:w="7797"/>
      </w:tblGrid>
      <w:tr w:rsidR="00BB43F5" w:rsidRPr="006E672B" w:rsidTr="00527A51">
        <w:trPr>
          <w:trHeight w:val="287"/>
        </w:trPr>
        <w:tc>
          <w:tcPr>
            <w:tcW w:w="954" w:type="dxa"/>
            <w:tcBorders>
              <w:top w:val="single" w:sz="4" w:space="0" w:color="auto"/>
              <w:left w:val="single" w:sz="4" w:space="0" w:color="auto"/>
              <w:bottom w:val="single" w:sz="4" w:space="0" w:color="auto"/>
              <w:right w:val="single" w:sz="4" w:space="0" w:color="auto"/>
            </w:tcBorders>
          </w:tcPr>
          <w:p w:rsidR="00BB43F5" w:rsidRPr="006E672B" w:rsidRDefault="00BB43F5" w:rsidP="00D95468">
            <w:pPr>
              <w:rPr>
                <w:rFonts w:ascii="微软雅黑" w:eastAsia="微软雅黑" w:hAnsi="微软雅黑" w:cs="Arial"/>
                <w:b/>
                <w:bCs/>
                <w:color w:val="000000" w:themeColor="text1"/>
              </w:rPr>
            </w:pPr>
            <w:r w:rsidRPr="006E672B">
              <w:rPr>
                <w:rFonts w:ascii="微软雅黑" w:eastAsia="微软雅黑" w:hAnsi="微软雅黑" w:cs="Arial" w:hint="eastAsia"/>
                <w:b/>
                <w:bCs/>
                <w:color w:val="000000" w:themeColor="text1"/>
              </w:rPr>
              <w:t>功能说明</w:t>
            </w:r>
          </w:p>
        </w:tc>
        <w:tc>
          <w:tcPr>
            <w:tcW w:w="7797" w:type="dxa"/>
            <w:tcBorders>
              <w:top w:val="single" w:sz="4" w:space="0" w:color="auto"/>
              <w:left w:val="single" w:sz="4" w:space="0" w:color="auto"/>
              <w:bottom w:val="single" w:sz="4" w:space="0" w:color="auto"/>
              <w:right w:val="single" w:sz="4" w:space="0" w:color="auto"/>
            </w:tcBorders>
          </w:tcPr>
          <w:p w:rsidR="00BB43F5" w:rsidRPr="006E672B" w:rsidRDefault="005E489B" w:rsidP="00D95468">
            <w:pPr>
              <w:pStyle w:val="af1"/>
              <w:ind w:left="420" w:hanging="420"/>
              <w:rPr>
                <w:rFonts w:ascii="微软雅黑" w:eastAsia="微软雅黑" w:hAnsi="微软雅黑"/>
                <w:noProof/>
                <w:color w:val="000000" w:themeColor="text1"/>
              </w:rPr>
            </w:pPr>
            <w:r w:rsidRPr="006E672B">
              <w:rPr>
                <w:rFonts w:ascii="微软雅黑" w:eastAsia="微软雅黑" w:hAnsi="微软雅黑" w:hint="eastAsia"/>
                <w:noProof/>
                <w:color w:val="000000" w:themeColor="text1"/>
              </w:rPr>
              <w:t>时间、打印</w:t>
            </w:r>
          </w:p>
        </w:tc>
      </w:tr>
      <w:tr w:rsidR="00BB43F5" w:rsidRPr="006E672B" w:rsidTr="00527A51">
        <w:trPr>
          <w:trHeight w:val="287"/>
        </w:trPr>
        <w:tc>
          <w:tcPr>
            <w:tcW w:w="954" w:type="dxa"/>
            <w:tcBorders>
              <w:top w:val="single" w:sz="4" w:space="0" w:color="auto"/>
              <w:left w:val="single" w:sz="4" w:space="0" w:color="auto"/>
              <w:bottom w:val="single" w:sz="4" w:space="0" w:color="auto"/>
              <w:right w:val="single" w:sz="4" w:space="0" w:color="auto"/>
            </w:tcBorders>
          </w:tcPr>
          <w:p w:rsidR="00BB43F5" w:rsidRPr="006E672B" w:rsidRDefault="00BB43F5" w:rsidP="00D95468">
            <w:pPr>
              <w:rPr>
                <w:rFonts w:ascii="微软雅黑" w:eastAsia="微软雅黑" w:hAnsi="微软雅黑" w:cs="Arial"/>
                <w:b/>
                <w:bCs/>
                <w:color w:val="000000" w:themeColor="text1"/>
              </w:rPr>
            </w:pPr>
            <w:r w:rsidRPr="006E672B">
              <w:rPr>
                <w:rFonts w:ascii="微软雅黑" w:eastAsia="微软雅黑" w:hAnsi="微软雅黑" w:cs="Arial" w:hint="eastAsia"/>
                <w:b/>
                <w:bCs/>
                <w:color w:val="000000" w:themeColor="text1"/>
              </w:rPr>
              <w:t>详细描述</w:t>
            </w:r>
          </w:p>
        </w:tc>
        <w:tc>
          <w:tcPr>
            <w:tcW w:w="7797" w:type="dxa"/>
            <w:tcBorders>
              <w:top w:val="single" w:sz="4" w:space="0" w:color="auto"/>
              <w:left w:val="single" w:sz="4" w:space="0" w:color="auto"/>
              <w:bottom w:val="single" w:sz="4" w:space="0" w:color="auto"/>
              <w:right w:val="single" w:sz="4" w:space="0" w:color="auto"/>
            </w:tcBorders>
          </w:tcPr>
          <w:p w:rsidR="005E489B" w:rsidRPr="006E672B" w:rsidRDefault="00EC6BFC" w:rsidP="00FF1F8F">
            <w:pPr>
              <w:pStyle w:val="af1"/>
              <w:numPr>
                <w:ilvl w:val="0"/>
                <w:numId w:val="12"/>
              </w:numPr>
              <w:rPr>
                <w:rFonts w:ascii="微软雅黑" w:eastAsia="微软雅黑" w:hAnsi="微软雅黑"/>
                <w:noProof/>
                <w:color w:val="000000" w:themeColor="text1"/>
              </w:rPr>
            </w:pPr>
            <w:r w:rsidRPr="006E672B">
              <w:rPr>
                <w:rFonts w:ascii="微软雅黑" w:eastAsia="微软雅黑" w:hAnsi="微软雅黑" w:hint="eastAsia"/>
                <w:noProof/>
                <w:color w:val="000000" w:themeColor="text1"/>
              </w:rPr>
              <w:t>“实时分析”的数据每10分钟更新一次，时间显示当前数据的统计截止时间。提供10分钟倒计时</w:t>
            </w:r>
            <w:r w:rsidR="00B41417">
              <w:rPr>
                <w:rFonts w:ascii="微软雅黑" w:eastAsia="微软雅黑" w:hAnsi="微软雅黑" w:hint="eastAsia"/>
                <w:noProof/>
                <w:color w:val="000000" w:themeColor="text1"/>
              </w:rPr>
              <w:t>，</w:t>
            </w:r>
            <w:r w:rsidR="00A56E8D">
              <w:rPr>
                <w:rFonts w:ascii="微软雅黑" w:eastAsia="微软雅黑" w:hAnsi="微软雅黑" w:hint="eastAsia"/>
                <w:noProof/>
                <w:color w:val="000000" w:themeColor="text1"/>
              </w:rPr>
              <w:t>用户</w:t>
            </w:r>
            <w:r w:rsidR="00B41417" w:rsidRPr="006E672B">
              <w:rPr>
                <w:rFonts w:ascii="微软雅黑" w:eastAsia="微软雅黑" w:hAnsi="微软雅黑" w:hint="eastAsia"/>
                <w:noProof/>
                <w:color w:val="000000" w:themeColor="text1"/>
              </w:rPr>
              <w:t>访问记录</w:t>
            </w:r>
            <w:r w:rsidR="00B41417">
              <w:rPr>
                <w:rFonts w:ascii="微软雅黑" w:eastAsia="微软雅黑" w:hAnsi="微软雅黑" w:hint="eastAsia"/>
                <w:noProof/>
                <w:color w:val="000000" w:themeColor="text1"/>
              </w:rPr>
              <w:t>(最近100次)不受此约束</w:t>
            </w:r>
            <w:r w:rsidRPr="006E672B">
              <w:rPr>
                <w:rFonts w:ascii="微软雅黑" w:eastAsia="微软雅黑" w:hAnsi="微软雅黑" w:hint="eastAsia"/>
                <w:noProof/>
                <w:color w:val="000000" w:themeColor="text1"/>
              </w:rPr>
              <w:t>。</w:t>
            </w:r>
          </w:p>
          <w:p w:rsidR="00EC6BFC" w:rsidRPr="006E672B" w:rsidRDefault="00C90887" w:rsidP="00FF1F8F">
            <w:pPr>
              <w:pStyle w:val="af1"/>
              <w:numPr>
                <w:ilvl w:val="0"/>
                <w:numId w:val="12"/>
              </w:numPr>
              <w:rPr>
                <w:rFonts w:ascii="微软雅黑" w:eastAsia="微软雅黑" w:hAnsi="微软雅黑"/>
                <w:noProof/>
                <w:color w:val="000000" w:themeColor="text1"/>
              </w:rPr>
            </w:pPr>
            <w:r w:rsidRPr="006E672B">
              <w:rPr>
                <w:rFonts w:ascii="微软雅黑" w:eastAsia="微软雅黑" w:hAnsi="微软雅黑" w:cs="Arial" w:hint="eastAsia"/>
                <w:bCs/>
                <w:color w:val="000000" w:themeColor="text1"/>
              </w:rPr>
              <w:t>打印整个页面</w:t>
            </w:r>
            <w:r w:rsidR="005C4B31">
              <w:rPr>
                <w:rFonts w:ascii="微软雅黑" w:eastAsia="微软雅黑" w:hAnsi="微软雅黑" w:cs="Arial" w:hint="eastAsia"/>
                <w:bCs/>
                <w:color w:val="000000" w:themeColor="text1"/>
              </w:rPr>
              <w:t>，使用浏览器自带的打印功能</w:t>
            </w:r>
          </w:p>
          <w:p w:rsidR="0030587D" w:rsidRPr="006E672B" w:rsidRDefault="0030587D" w:rsidP="0030587D">
            <w:pPr>
              <w:rPr>
                <w:rFonts w:ascii="微软雅黑" w:eastAsia="微软雅黑" w:hAnsi="微软雅黑"/>
                <w:noProof/>
                <w:color w:val="000000" w:themeColor="text1"/>
              </w:rPr>
            </w:pPr>
            <w:r w:rsidRPr="006E672B">
              <w:rPr>
                <w:noProof/>
                <w:color w:val="000000" w:themeColor="text1"/>
              </w:rPr>
              <w:drawing>
                <wp:inline distT="0" distB="0" distL="0" distR="0" wp14:anchorId="3CA8132A" wp14:editId="16F3FD57">
                  <wp:extent cx="4115384" cy="180773"/>
                  <wp:effectExtent l="19050" t="19050" r="18466" b="9727"/>
                  <wp:docPr id="3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a:srcRect/>
                          <a:stretch>
                            <a:fillRect/>
                          </a:stretch>
                        </pic:blipFill>
                        <pic:spPr bwMode="auto">
                          <a:xfrm>
                            <a:off x="0" y="0"/>
                            <a:ext cx="4115474" cy="180777"/>
                          </a:xfrm>
                          <a:prstGeom prst="rect">
                            <a:avLst/>
                          </a:prstGeom>
                          <a:noFill/>
                          <a:ln w="9525">
                            <a:solidFill>
                              <a:schemeClr val="bg1">
                                <a:lumMod val="75000"/>
                              </a:schemeClr>
                            </a:solidFill>
                            <a:miter lim="800000"/>
                            <a:headEnd/>
                            <a:tailEnd/>
                          </a:ln>
                        </pic:spPr>
                      </pic:pic>
                    </a:graphicData>
                  </a:graphic>
                </wp:inline>
              </w:drawing>
            </w:r>
          </w:p>
        </w:tc>
      </w:tr>
      <w:tr w:rsidR="00CA4519" w:rsidRPr="006E672B" w:rsidTr="00527A51">
        <w:trPr>
          <w:trHeight w:val="287"/>
        </w:trPr>
        <w:tc>
          <w:tcPr>
            <w:tcW w:w="954" w:type="dxa"/>
            <w:tcBorders>
              <w:top w:val="single" w:sz="4" w:space="0" w:color="auto"/>
              <w:left w:val="single" w:sz="4" w:space="0" w:color="auto"/>
              <w:bottom w:val="single" w:sz="4" w:space="0" w:color="auto"/>
              <w:right w:val="single" w:sz="4" w:space="0" w:color="auto"/>
            </w:tcBorders>
          </w:tcPr>
          <w:p w:rsidR="00CA4519" w:rsidRPr="006E672B" w:rsidRDefault="00CA4519" w:rsidP="00D95468">
            <w:pPr>
              <w:rPr>
                <w:rFonts w:ascii="微软雅黑" w:eastAsia="微软雅黑" w:hAnsi="微软雅黑" w:cs="Arial"/>
                <w:b/>
                <w:bCs/>
                <w:color w:val="000000" w:themeColor="text1"/>
              </w:rPr>
            </w:pPr>
            <w:r w:rsidRPr="006E672B">
              <w:rPr>
                <w:rFonts w:ascii="微软雅黑" w:eastAsia="微软雅黑" w:hAnsi="微软雅黑" w:cs="Arial" w:hint="eastAsia"/>
                <w:b/>
                <w:bCs/>
                <w:color w:val="000000" w:themeColor="text1"/>
              </w:rPr>
              <w:t>功能说明</w:t>
            </w:r>
          </w:p>
        </w:tc>
        <w:tc>
          <w:tcPr>
            <w:tcW w:w="7797" w:type="dxa"/>
            <w:tcBorders>
              <w:top w:val="single" w:sz="4" w:space="0" w:color="auto"/>
              <w:left w:val="single" w:sz="4" w:space="0" w:color="auto"/>
              <w:bottom w:val="single" w:sz="4" w:space="0" w:color="auto"/>
              <w:right w:val="single" w:sz="4" w:space="0" w:color="auto"/>
            </w:tcBorders>
          </w:tcPr>
          <w:p w:rsidR="00CA4519" w:rsidRPr="006E672B" w:rsidRDefault="005640AC" w:rsidP="00D95468">
            <w:pPr>
              <w:rPr>
                <w:rFonts w:ascii="微软雅黑" w:eastAsia="微软雅黑" w:hAnsi="微软雅黑"/>
                <w:noProof/>
                <w:color w:val="000000" w:themeColor="text1"/>
              </w:rPr>
            </w:pPr>
            <w:r w:rsidRPr="006E672B">
              <w:rPr>
                <w:rFonts w:ascii="微软雅黑" w:eastAsia="微软雅黑" w:hAnsi="微软雅黑" w:hint="eastAsia"/>
                <w:noProof/>
                <w:color w:val="000000" w:themeColor="text1"/>
              </w:rPr>
              <w:t>走势分析</w:t>
            </w:r>
          </w:p>
        </w:tc>
      </w:tr>
      <w:tr w:rsidR="00CA4519" w:rsidRPr="006E672B" w:rsidTr="00527A51">
        <w:trPr>
          <w:trHeight w:val="287"/>
        </w:trPr>
        <w:tc>
          <w:tcPr>
            <w:tcW w:w="954" w:type="dxa"/>
            <w:tcBorders>
              <w:top w:val="single" w:sz="4" w:space="0" w:color="auto"/>
              <w:left w:val="single" w:sz="4" w:space="0" w:color="auto"/>
              <w:bottom w:val="single" w:sz="4" w:space="0" w:color="auto"/>
              <w:right w:val="single" w:sz="4" w:space="0" w:color="auto"/>
            </w:tcBorders>
          </w:tcPr>
          <w:p w:rsidR="00CA4519" w:rsidRPr="006E672B" w:rsidRDefault="00CA4519" w:rsidP="00D95468">
            <w:pPr>
              <w:rPr>
                <w:rFonts w:ascii="微软雅黑" w:eastAsia="微软雅黑" w:hAnsi="微软雅黑" w:cs="Arial"/>
                <w:b/>
                <w:bCs/>
                <w:color w:val="000000" w:themeColor="text1"/>
              </w:rPr>
            </w:pPr>
            <w:r w:rsidRPr="006E672B">
              <w:rPr>
                <w:rFonts w:ascii="微软雅黑" w:eastAsia="微软雅黑" w:hAnsi="微软雅黑" w:cs="Arial" w:hint="eastAsia"/>
                <w:b/>
                <w:bCs/>
                <w:color w:val="000000" w:themeColor="text1"/>
              </w:rPr>
              <w:t>详细描述</w:t>
            </w:r>
          </w:p>
        </w:tc>
        <w:tc>
          <w:tcPr>
            <w:tcW w:w="7797" w:type="dxa"/>
            <w:tcBorders>
              <w:top w:val="single" w:sz="4" w:space="0" w:color="auto"/>
              <w:left w:val="single" w:sz="4" w:space="0" w:color="auto"/>
              <w:bottom w:val="single" w:sz="4" w:space="0" w:color="auto"/>
              <w:right w:val="single" w:sz="4" w:space="0" w:color="auto"/>
            </w:tcBorders>
          </w:tcPr>
          <w:p w:rsidR="00820392" w:rsidRPr="006E672B" w:rsidRDefault="00820392" w:rsidP="00FF1F8F">
            <w:pPr>
              <w:pStyle w:val="af1"/>
              <w:numPr>
                <w:ilvl w:val="0"/>
                <w:numId w:val="13"/>
              </w:numPr>
              <w:rPr>
                <w:rFonts w:ascii="微软雅黑" w:eastAsia="微软雅黑" w:hAnsi="微软雅黑"/>
                <w:noProof/>
                <w:color w:val="000000" w:themeColor="text1"/>
              </w:rPr>
            </w:pPr>
            <w:r w:rsidRPr="006E672B">
              <w:rPr>
                <w:rFonts w:ascii="微软雅黑" w:eastAsia="微软雅黑" w:hAnsi="微软雅黑" w:hint="eastAsia"/>
                <w:noProof/>
                <w:color w:val="000000" w:themeColor="text1"/>
              </w:rPr>
              <w:t>销量分析</w:t>
            </w:r>
          </w:p>
          <w:p w:rsidR="00820392" w:rsidRPr="006E672B" w:rsidRDefault="00820392" w:rsidP="005263E4">
            <w:pPr>
              <w:pStyle w:val="af1"/>
              <w:ind w:left="420"/>
              <w:rPr>
                <w:rFonts w:ascii="微软雅黑" w:eastAsia="微软雅黑" w:hAnsi="微软雅黑"/>
                <w:noProof/>
                <w:color w:val="000000" w:themeColor="text1"/>
              </w:rPr>
            </w:pPr>
            <w:r w:rsidRPr="006E672B">
              <w:rPr>
                <w:rFonts w:ascii="微软雅黑" w:eastAsia="微软雅黑" w:hAnsi="微软雅黑" w:hint="eastAsia"/>
                <w:noProof/>
                <w:color w:val="000000" w:themeColor="text1"/>
              </w:rPr>
              <w:t>提供今天与昨天</w:t>
            </w:r>
            <w:r w:rsidR="00B65D64" w:rsidRPr="006E672B">
              <w:rPr>
                <w:rFonts w:ascii="微软雅黑" w:eastAsia="微软雅黑" w:hAnsi="微软雅黑" w:hint="eastAsia"/>
                <w:noProof/>
                <w:color w:val="000000" w:themeColor="text1"/>
              </w:rPr>
              <w:t>截止到当前时间（10分钟前）</w:t>
            </w:r>
            <w:r w:rsidRPr="006E672B">
              <w:rPr>
                <w:rFonts w:ascii="微软雅黑" w:eastAsia="微软雅黑" w:hAnsi="微软雅黑" w:hint="eastAsia"/>
                <w:noProof/>
                <w:color w:val="000000" w:themeColor="text1"/>
              </w:rPr>
              <w:t>的</w:t>
            </w:r>
            <w:r w:rsidR="00187101" w:rsidRPr="006E672B">
              <w:rPr>
                <w:rFonts w:ascii="微软雅黑" w:eastAsia="微软雅黑" w:hAnsi="微软雅黑" w:hint="eastAsia"/>
                <w:noProof/>
                <w:color w:val="000000" w:themeColor="text1"/>
              </w:rPr>
              <w:t>下单金额</w:t>
            </w:r>
            <w:r w:rsidRPr="006E672B">
              <w:rPr>
                <w:rFonts w:ascii="微软雅黑" w:eastAsia="微软雅黑" w:hAnsi="微软雅黑" w:hint="eastAsia"/>
                <w:noProof/>
                <w:color w:val="000000" w:themeColor="text1"/>
              </w:rPr>
              <w:t>对比数据。</w:t>
            </w:r>
          </w:p>
          <w:p w:rsidR="00820392" w:rsidRDefault="00D40175" w:rsidP="00D95468">
            <w:pPr>
              <w:rPr>
                <w:rFonts w:ascii="微软雅黑" w:eastAsia="微软雅黑" w:hAnsi="微软雅黑"/>
                <w:noProof/>
                <w:color w:val="000000" w:themeColor="text1"/>
              </w:rPr>
            </w:pPr>
            <w:r>
              <w:rPr>
                <w:rFonts w:ascii="微软雅黑" w:eastAsia="微软雅黑" w:hAnsi="微软雅黑"/>
                <w:noProof/>
                <w:color w:val="000000" w:themeColor="text1"/>
              </w:rPr>
              <w:drawing>
                <wp:inline distT="0" distB="0" distL="0" distR="0" wp14:anchorId="294AA63C" wp14:editId="2FD8050B">
                  <wp:extent cx="4377385" cy="1947117"/>
                  <wp:effectExtent l="19050" t="0" r="4115" b="0"/>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srcRect/>
                          <a:stretch>
                            <a:fillRect/>
                          </a:stretch>
                        </pic:blipFill>
                        <pic:spPr bwMode="auto">
                          <a:xfrm>
                            <a:off x="0" y="0"/>
                            <a:ext cx="4377943" cy="1947365"/>
                          </a:xfrm>
                          <a:prstGeom prst="rect">
                            <a:avLst/>
                          </a:prstGeom>
                          <a:noFill/>
                          <a:ln w="9525">
                            <a:noFill/>
                            <a:miter lim="800000"/>
                            <a:headEnd/>
                            <a:tailEnd/>
                          </a:ln>
                        </pic:spPr>
                      </pic:pic>
                    </a:graphicData>
                  </a:graphic>
                </wp:inline>
              </w:drawing>
            </w:r>
          </w:p>
          <w:p w:rsidR="00516E78" w:rsidRDefault="00516E78" w:rsidP="00FF1F8F">
            <w:pPr>
              <w:pStyle w:val="af1"/>
              <w:numPr>
                <w:ilvl w:val="0"/>
                <w:numId w:val="13"/>
              </w:numPr>
              <w:rPr>
                <w:rFonts w:ascii="微软雅黑" w:eastAsia="微软雅黑" w:hAnsi="微软雅黑"/>
                <w:noProof/>
                <w:color w:val="000000" w:themeColor="text1"/>
              </w:rPr>
            </w:pPr>
            <w:r w:rsidRPr="006E672B">
              <w:rPr>
                <w:rFonts w:ascii="微软雅黑" w:eastAsia="微软雅黑" w:hAnsi="微软雅黑" w:hint="eastAsia"/>
                <w:noProof/>
                <w:color w:val="000000" w:themeColor="text1"/>
              </w:rPr>
              <w:t>流量分析</w:t>
            </w:r>
          </w:p>
          <w:p w:rsidR="00516E78" w:rsidRDefault="00920B03" w:rsidP="00E03BDF">
            <w:pPr>
              <w:pStyle w:val="af1"/>
              <w:ind w:left="420"/>
              <w:rPr>
                <w:rFonts w:ascii="微软雅黑" w:eastAsia="微软雅黑" w:hAnsi="微软雅黑"/>
                <w:noProof/>
                <w:color w:val="000000" w:themeColor="text1"/>
              </w:rPr>
            </w:pPr>
            <w:r>
              <w:rPr>
                <w:rFonts w:ascii="微软雅黑" w:eastAsia="微软雅黑" w:hAnsi="微软雅黑" w:hint="eastAsia"/>
                <w:noProof/>
                <w:color w:val="000000" w:themeColor="text1"/>
              </w:rPr>
              <w:t>提供今天与昨天浏览量的对比数据。</w:t>
            </w:r>
          </w:p>
          <w:p w:rsidR="0046345E" w:rsidRPr="006E672B" w:rsidRDefault="0046345E" w:rsidP="00E03BDF">
            <w:pPr>
              <w:pStyle w:val="af1"/>
              <w:ind w:left="420"/>
              <w:rPr>
                <w:rFonts w:ascii="微软雅黑" w:eastAsia="微软雅黑" w:hAnsi="微软雅黑"/>
                <w:noProof/>
                <w:color w:val="000000" w:themeColor="text1"/>
              </w:rPr>
            </w:pPr>
            <w:r>
              <w:rPr>
                <w:rFonts w:ascii="微软雅黑" w:eastAsia="微软雅黑" w:hAnsi="微软雅黑"/>
                <w:noProof/>
                <w:color w:val="000000" w:themeColor="text1"/>
              </w:rPr>
              <w:drawing>
                <wp:inline distT="0" distB="0" distL="0" distR="0" wp14:anchorId="0D464826" wp14:editId="5C4A826A">
                  <wp:extent cx="4117543" cy="1811894"/>
                  <wp:effectExtent l="19050" t="0" r="0" b="0"/>
                  <wp:docPr id="3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srcRect/>
                          <a:stretch>
                            <a:fillRect/>
                          </a:stretch>
                        </pic:blipFill>
                        <pic:spPr bwMode="auto">
                          <a:xfrm>
                            <a:off x="0" y="0"/>
                            <a:ext cx="4117587" cy="1811913"/>
                          </a:xfrm>
                          <a:prstGeom prst="rect">
                            <a:avLst/>
                          </a:prstGeom>
                          <a:noFill/>
                          <a:ln w="9525">
                            <a:noFill/>
                            <a:miter lim="800000"/>
                            <a:headEnd/>
                            <a:tailEnd/>
                          </a:ln>
                        </pic:spPr>
                      </pic:pic>
                    </a:graphicData>
                  </a:graphic>
                </wp:inline>
              </w:drawing>
            </w:r>
          </w:p>
        </w:tc>
      </w:tr>
      <w:tr w:rsidR="00B07B83" w:rsidRPr="006E672B" w:rsidTr="00527A51">
        <w:trPr>
          <w:trHeight w:val="287"/>
        </w:trPr>
        <w:tc>
          <w:tcPr>
            <w:tcW w:w="954" w:type="dxa"/>
            <w:tcBorders>
              <w:top w:val="single" w:sz="4" w:space="0" w:color="auto"/>
              <w:left w:val="single" w:sz="4" w:space="0" w:color="auto"/>
              <w:bottom w:val="single" w:sz="4" w:space="0" w:color="auto"/>
              <w:right w:val="single" w:sz="4" w:space="0" w:color="auto"/>
            </w:tcBorders>
          </w:tcPr>
          <w:p w:rsidR="00B07B83" w:rsidRPr="006E672B" w:rsidRDefault="00B07B83" w:rsidP="0098148E">
            <w:pPr>
              <w:rPr>
                <w:rFonts w:ascii="微软雅黑" w:eastAsia="微软雅黑" w:hAnsi="微软雅黑" w:cs="Arial"/>
                <w:b/>
                <w:bCs/>
                <w:color w:val="000000" w:themeColor="text1"/>
              </w:rPr>
            </w:pPr>
            <w:r w:rsidRPr="006E672B">
              <w:rPr>
                <w:rFonts w:ascii="微软雅黑" w:eastAsia="微软雅黑" w:hAnsi="微软雅黑" w:cs="Arial" w:hint="eastAsia"/>
                <w:b/>
                <w:bCs/>
                <w:color w:val="000000" w:themeColor="text1"/>
              </w:rPr>
              <w:t>功能说明</w:t>
            </w:r>
          </w:p>
        </w:tc>
        <w:tc>
          <w:tcPr>
            <w:tcW w:w="7797" w:type="dxa"/>
            <w:tcBorders>
              <w:top w:val="single" w:sz="4" w:space="0" w:color="auto"/>
              <w:left w:val="single" w:sz="4" w:space="0" w:color="auto"/>
              <w:bottom w:val="single" w:sz="4" w:space="0" w:color="auto"/>
              <w:right w:val="single" w:sz="4" w:space="0" w:color="auto"/>
            </w:tcBorders>
          </w:tcPr>
          <w:p w:rsidR="00B07B83" w:rsidRPr="00E03EE1" w:rsidRDefault="00B07B83" w:rsidP="00E03EE1">
            <w:pPr>
              <w:rPr>
                <w:rFonts w:ascii="微软雅黑" w:eastAsia="微软雅黑" w:hAnsi="微软雅黑"/>
                <w:noProof/>
                <w:color w:val="000000" w:themeColor="text1"/>
              </w:rPr>
            </w:pPr>
            <w:r w:rsidRPr="00E03EE1">
              <w:rPr>
                <w:rFonts w:ascii="微软雅黑" w:eastAsia="微软雅黑" w:hAnsi="微软雅黑" w:hint="eastAsia"/>
                <w:noProof/>
                <w:color w:val="000000" w:themeColor="text1"/>
              </w:rPr>
              <w:t>用户访问记录(最近100次)</w:t>
            </w:r>
          </w:p>
        </w:tc>
      </w:tr>
      <w:tr w:rsidR="00B07B83" w:rsidRPr="006E672B" w:rsidTr="00527A51">
        <w:trPr>
          <w:trHeight w:val="287"/>
        </w:trPr>
        <w:tc>
          <w:tcPr>
            <w:tcW w:w="954" w:type="dxa"/>
            <w:tcBorders>
              <w:top w:val="single" w:sz="4" w:space="0" w:color="auto"/>
              <w:left w:val="single" w:sz="4" w:space="0" w:color="auto"/>
              <w:bottom w:val="single" w:sz="4" w:space="0" w:color="auto"/>
              <w:right w:val="single" w:sz="4" w:space="0" w:color="auto"/>
            </w:tcBorders>
          </w:tcPr>
          <w:p w:rsidR="00B07B83" w:rsidRPr="006E672B" w:rsidRDefault="00B07B83" w:rsidP="0098148E">
            <w:pPr>
              <w:rPr>
                <w:rFonts w:ascii="微软雅黑" w:eastAsia="微软雅黑" w:hAnsi="微软雅黑" w:cs="Arial"/>
                <w:b/>
                <w:bCs/>
                <w:color w:val="000000" w:themeColor="text1"/>
              </w:rPr>
            </w:pPr>
            <w:r w:rsidRPr="006E672B">
              <w:rPr>
                <w:rFonts w:ascii="微软雅黑" w:eastAsia="微软雅黑" w:hAnsi="微软雅黑" w:cs="Arial" w:hint="eastAsia"/>
                <w:b/>
                <w:bCs/>
                <w:color w:val="000000" w:themeColor="text1"/>
              </w:rPr>
              <w:t>详细描述</w:t>
            </w:r>
          </w:p>
        </w:tc>
        <w:tc>
          <w:tcPr>
            <w:tcW w:w="7797" w:type="dxa"/>
            <w:tcBorders>
              <w:top w:val="single" w:sz="4" w:space="0" w:color="auto"/>
              <w:left w:val="single" w:sz="4" w:space="0" w:color="auto"/>
              <w:bottom w:val="single" w:sz="4" w:space="0" w:color="auto"/>
              <w:right w:val="single" w:sz="4" w:space="0" w:color="auto"/>
            </w:tcBorders>
          </w:tcPr>
          <w:p w:rsidR="00B07B83" w:rsidRPr="0011107D" w:rsidRDefault="00B07B83" w:rsidP="0011107D">
            <w:pPr>
              <w:pStyle w:val="af1"/>
              <w:numPr>
                <w:ilvl w:val="0"/>
                <w:numId w:val="26"/>
              </w:numPr>
              <w:rPr>
                <w:rFonts w:ascii="微软雅黑" w:eastAsia="微软雅黑" w:hAnsi="微软雅黑"/>
                <w:noProof/>
                <w:color w:val="000000" w:themeColor="text1"/>
              </w:rPr>
            </w:pPr>
            <w:r w:rsidRPr="0011107D">
              <w:rPr>
                <w:rFonts w:ascii="微软雅黑" w:eastAsia="微软雅黑" w:hAnsi="微软雅黑" w:hint="eastAsia"/>
                <w:noProof/>
                <w:color w:val="000000" w:themeColor="text1"/>
              </w:rPr>
              <w:t>记录最近100次的访问记录。</w:t>
            </w:r>
          </w:p>
          <w:p w:rsidR="00B07B83" w:rsidRPr="0011107D" w:rsidRDefault="00B07B83" w:rsidP="0011107D">
            <w:pPr>
              <w:pStyle w:val="af1"/>
              <w:numPr>
                <w:ilvl w:val="0"/>
                <w:numId w:val="26"/>
              </w:numPr>
              <w:rPr>
                <w:rFonts w:ascii="微软雅黑" w:eastAsia="微软雅黑" w:hAnsi="微软雅黑"/>
                <w:noProof/>
                <w:color w:val="000000" w:themeColor="text1"/>
              </w:rPr>
            </w:pPr>
            <w:r w:rsidRPr="0011107D">
              <w:rPr>
                <w:rFonts w:ascii="微软雅黑" w:eastAsia="微软雅黑" w:hAnsi="微软雅黑" w:hint="eastAsia"/>
                <w:noProof/>
                <w:color w:val="000000" w:themeColor="text1"/>
              </w:rPr>
              <w:t>默认显示全部指标，“全部”被勾选，用户(登录账号)可自定义是否显示某一指标，取消后面任何一个指标同时取消“全选”，记住该用户最近一次的设置；点击“全部”恢复全部选中的效果。</w:t>
            </w:r>
          </w:p>
          <w:p w:rsidR="00B07B83" w:rsidRPr="0011107D" w:rsidRDefault="00B07B83" w:rsidP="0011107D">
            <w:pPr>
              <w:pStyle w:val="af1"/>
              <w:numPr>
                <w:ilvl w:val="0"/>
                <w:numId w:val="26"/>
              </w:numPr>
              <w:rPr>
                <w:rFonts w:ascii="微软雅黑" w:eastAsia="微软雅黑" w:hAnsi="微软雅黑"/>
                <w:noProof/>
                <w:color w:val="000000" w:themeColor="text1"/>
              </w:rPr>
            </w:pPr>
            <w:r w:rsidRPr="0011107D">
              <w:rPr>
                <w:rFonts w:ascii="微软雅黑" w:eastAsia="微软雅黑" w:hAnsi="微软雅黑" w:hint="eastAsia"/>
                <w:noProof/>
                <w:color w:val="000000" w:themeColor="text1"/>
              </w:rPr>
              <w:t>指标：序号、进店时间、入店页面类型、入店具体页面、落地页、浏览量、停留时间、客户、新老、访问位置</w:t>
            </w:r>
          </w:p>
          <w:p w:rsidR="00B07B83" w:rsidRPr="0011107D" w:rsidRDefault="00B07B83" w:rsidP="0011107D">
            <w:pPr>
              <w:pStyle w:val="af1"/>
              <w:numPr>
                <w:ilvl w:val="0"/>
                <w:numId w:val="26"/>
              </w:numPr>
              <w:rPr>
                <w:rFonts w:ascii="微软雅黑" w:eastAsia="微软雅黑" w:hAnsi="微软雅黑"/>
                <w:noProof/>
                <w:color w:val="000000" w:themeColor="text1"/>
              </w:rPr>
            </w:pPr>
            <w:r w:rsidRPr="0011107D">
              <w:rPr>
                <w:rFonts w:ascii="微软雅黑" w:eastAsia="微软雅黑" w:hAnsi="微软雅黑" w:hint="eastAsia"/>
                <w:noProof/>
                <w:color w:val="000000" w:themeColor="text1"/>
              </w:rPr>
              <w:t>默认显示规则：倒叙排列，</w:t>
            </w:r>
            <w:r w:rsidRPr="001E270D">
              <w:rPr>
                <w:rFonts w:ascii="微软雅黑" w:eastAsia="微软雅黑" w:hAnsi="微软雅黑" w:hint="eastAsia"/>
                <w:strike/>
                <w:noProof/>
                <w:color w:val="000000" w:themeColor="text1"/>
                <w:rPrChange w:id="43" w:author="wangyuxia（王玉霞.信息技术中心.平台系统部产品经理)" w:date="2015-01-22T13:53:00Z">
                  <w:rPr>
                    <w:rFonts w:ascii="微软雅黑" w:eastAsia="微软雅黑" w:hAnsi="微软雅黑" w:hint="eastAsia"/>
                    <w:noProof/>
                    <w:color w:val="000000" w:themeColor="text1"/>
                  </w:rPr>
                </w:rPrChange>
              </w:rPr>
              <w:t>可选择按进店时间、入店页面类型、浏览量、停留时间、新老、访问位置的降序</w:t>
            </w:r>
            <w:r w:rsidRPr="001E270D">
              <w:rPr>
                <w:rFonts w:ascii="微软雅黑" w:eastAsia="微软雅黑" w:hAnsi="微软雅黑"/>
                <w:strike/>
                <w:noProof/>
                <w:color w:val="000000" w:themeColor="text1"/>
                <w:rPrChange w:id="44" w:author="wangyuxia（王玉霞.信息技术中心.平台系统部产品经理)" w:date="2015-01-22T13:53:00Z">
                  <w:rPr>
                    <w:rFonts w:ascii="微软雅黑" w:eastAsia="微软雅黑" w:hAnsi="微软雅黑"/>
                    <w:noProof/>
                    <w:color w:val="000000" w:themeColor="text1"/>
                  </w:rPr>
                </w:rPrChange>
              </w:rPr>
              <w:t>/升序排列。</w:t>
            </w:r>
          </w:p>
          <w:p w:rsidR="00B07B83" w:rsidRPr="0011107D" w:rsidRDefault="00B07B83" w:rsidP="0011107D">
            <w:pPr>
              <w:pStyle w:val="af1"/>
              <w:numPr>
                <w:ilvl w:val="0"/>
                <w:numId w:val="26"/>
              </w:numPr>
              <w:rPr>
                <w:rFonts w:ascii="微软雅黑" w:eastAsia="微软雅黑" w:hAnsi="微软雅黑"/>
                <w:noProof/>
                <w:color w:val="000000" w:themeColor="text1"/>
              </w:rPr>
            </w:pPr>
            <w:r w:rsidRPr="0011107D">
              <w:rPr>
                <w:rFonts w:ascii="微软雅黑" w:eastAsia="微软雅黑" w:hAnsi="微软雅黑" w:hint="eastAsia"/>
                <w:noProof/>
                <w:color w:val="000000" w:themeColor="text1"/>
              </w:rPr>
              <w:t>点击“刷新”进行数据的更新，时间同时更新。</w:t>
            </w:r>
          </w:p>
          <w:p w:rsidR="00E03EE1" w:rsidRPr="0011107D" w:rsidRDefault="00E03EE1" w:rsidP="0011107D">
            <w:pPr>
              <w:pStyle w:val="af1"/>
              <w:numPr>
                <w:ilvl w:val="0"/>
                <w:numId w:val="26"/>
              </w:numPr>
              <w:rPr>
                <w:rFonts w:ascii="微软雅黑" w:eastAsia="微软雅黑" w:hAnsi="微软雅黑"/>
                <w:noProof/>
                <w:color w:val="000000" w:themeColor="text1"/>
              </w:rPr>
            </w:pPr>
            <w:r w:rsidRPr="0011107D">
              <w:rPr>
                <w:rFonts w:ascii="微软雅黑" w:eastAsia="微软雅黑" w:hAnsi="微软雅黑" w:hint="eastAsia"/>
                <w:noProof/>
                <w:color w:val="000000" w:themeColor="text1"/>
              </w:rPr>
              <w:t>具体指标说明见：</w:t>
            </w:r>
            <w:hyperlink w:anchor="_《附件一_数据口径对照表》" w:history="1">
              <w:r w:rsidRPr="0011107D">
                <w:rPr>
                  <w:rStyle w:val="ae"/>
                  <w:rFonts w:ascii="微软雅黑" w:eastAsia="微软雅黑" w:hAnsi="微软雅黑" w:hint="eastAsia"/>
                  <w:noProof/>
                </w:rPr>
                <w:t>3.《附件一·数据口径对照表》</w:t>
              </w:r>
            </w:hyperlink>
            <w:r w:rsidRPr="0011107D">
              <w:rPr>
                <w:rFonts w:ascii="微软雅黑" w:eastAsia="微软雅黑" w:hAnsi="微软雅黑" w:hint="eastAsia"/>
                <w:noProof/>
                <w:color w:val="000000" w:themeColor="text1"/>
              </w:rPr>
              <w:t>。</w:t>
            </w:r>
          </w:p>
          <w:p w:rsidR="00B07B83" w:rsidRPr="0019360E" w:rsidRDefault="00B07B83" w:rsidP="0019360E">
            <w:pPr>
              <w:rPr>
                <w:rFonts w:ascii="微软雅黑" w:eastAsia="微软雅黑" w:hAnsi="微软雅黑"/>
                <w:noProof/>
                <w:color w:val="000000" w:themeColor="text1"/>
              </w:rPr>
            </w:pPr>
            <w:r w:rsidRPr="0019360E">
              <w:rPr>
                <w:rFonts w:ascii="微软雅黑" w:eastAsia="微软雅黑" w:hAnsi="微软雅黑" w:hint="eastAsia"/>
                <w:noProof/>
                <w:color w:val="000000" w:themeColor="text1"/>
              </w:rPr>
              <w:t>进店时间：访客进入店铺的第一个页面的时间。可升序/降序排列。</w:t>
            </w:r>
          </w:p>
          <w:p w:rsidR="00B07B83" w:rsidRPr="006E672B" w:rsidRDefault="00B07B83" w:rsidP="00ED674D">
            <w:pPr>
              <w:rPr>
                <w:rFonts w:ascii="微软雅黑" w:eastAsia="微软雅黑" w:hAnsi="微软雅黑"/>
                <w:noProof/>
                <w:color w:val="000000" w:themeColor="text1"/>
              </w:rPr>
            </w:pPr>
            <w:r w:rsidRPr="006E672B">
              <w:rPr>
                <w:rFonts w:ascii="微软雅黑" w:eastAsia="微软雅黑" w:hAnsi="微软雅黑" w:hint="eastAsia"/>
                <w:noProof/>
                <w:color w:val="000000" w:themeColor="text1"/>
              </w:rPr>
              <w:t>入店页面类型：具体类型见</w:t>
            </w:r>
            <w:hyperlink w:anchor="_《附件二_入店页面类型对照表》" w:history="1">
              <w:r w:rsidR="00E03EE1" w:rsidRPr="00E03EE1">
                <w:rPr>
                  <w:rStyle w:val="ae"/>
                  <w:rFonts w:ascii="微软雅黑" w:eastAsia="微软雅黑" w:hAnsi="微软雅黑" w:hint="eastAsia"/>
                  <w:noProof/>
                </w:rPr>
                <w:t>4.</w:t>
              </w:r>
              <w:r w:rsidRPr="00E03EE1">
                <w:rPr>
                  <w:rStyle w:val="ae"/>
                  <w:rFonts w:ascii="微软雅黑" w:eastAsia="微软雅黑" w:hAnsi="微软雅黑" w:hint="eastAsia"/>
                  <w:noProof/>
                </w:rPr>
                <w:t>《附件二·入店页面类型对照表》</w:t>
              </w:r>
            </w:hyperlink>
          </w:p>
          <w:p w:rsidR="00B07B83" w:rsidRPr="0019360E" w:rsidRDefault="00B07B83" w:rsidP="0019360E">
            <w:pPr>
              <w:rPr>
                <w:rFonts w:ascii="微软雅黑" w:eastAsia="微软雅黑" w:hAnsi="微软雅黑"/>
                <w:noProof/>
                <w:color w:val="000000" w:themeColor="text1"/>
              </w:rPr>
            </w:pPr>
            <w:r w:rsidRPr="0019360E">
              <w:rPr>
                <w:rFonts w:ascii="微软雅黑" w:eastAsia="微软雅黑" w:hAnsi="微软雅黑" w:hint="eastAsia"/>
                <w:noProof/>
                <w:color w:val="000000" w:themeColor="text1"/>
              </w:rPr>
              <w:t>入店具体页面：具体的url，新窗口打开。</w:t>
            </w:r>
          </w:p>
          <w:p w:rsidR="00B07B83" w:rsidRPr="0019360E" w:rsidRDefault="00B07B83" w:rsidP="0019360E">
            <w:pPr>
              <w:rPr>
                <w:rFonts w:ascii="微软雅黑" w:eastAsia="微软雅黑" w:hAnsi="微软雅黑"/>
                <w:noProof/>
                <w:color w:val="000000" w:themeColor="text1"/>
              </w:rPr>
            </w:pPr>
            <w:r w:rsidRPr="0019360E">
              <w:rPr>
                <w:rFonts w:ascii="微软雅黑" w:eastAsia="微软雅黑" w:hAnsi="微软雅黑" w:hint="eastAsia"/>
                <w:noProof/>
                <w:color w:val="000000" w:themeColor="text1"/>
              </w:rPr>
              <w:t>落地页：进入店铺后的第一个页面：店铺首页、</w:t>
            </w:r>
            <w:r w:rsidR="00D57EEB">
              <w:rPr>
                <w:rFonts w:ascii="微软雅黑" w:eastAsia="微软雅黑" w:hAnsi="微软雅黑" w:hint="eastAsia"/>
                <w:noProof/>
                <w:color w:val="000000" w:themeColor="text1"/>
              </w:rPr>
              <w:t>商品分类列表页</w:t>
            </w:r>
            <w:r w:rsidRPr="0019360E">
              <w:rPr>
                <w:rFonts w:ascii="微软雅黑" w:eastAsia="微软雅黑" w:hAnsi="微软雅黑" w:hint="eastAsia"/>
                <w:noProof/>
                <w:color w:val="000000" w:themeColor="text1"/>
              </w:rPr>
              <w:t>、具体的商品详情页</w:t>
            </w:r>
            <w:r w:rsidR="003838FD">
              <w:rPr>
                <w:rFonts w:ascii="微软雅黑" w:eastAsia="微软雅黑" w:hAnsi="微软雅黑" w:hint="eastAsia"/>
                <w:noProof/>
                <w:color w:val="000000" w:themeColor="text1"/>
              </w:rPr>
              <w:t>、</w:t>
            </w:r>
            <w:r w:rsidR="003838FD" w:rsidRPr="009551EC">
              <w:rPr>
                <w:rFonts w:ascii="微软雅黑" w:eastAsia="微软雅黑" w:hAnsi="微软雅黑" w:hint="eastAsia"/>
                <w:noProof/>
                <w:color w:val="FF0000"/>
                <w:highlight w:val="yellow"/>
              </w:rPr>
              <w:t>活动页</w:t>
            </w:r>
            <w:r w:rsidRPr="009551EC">
              <w:rPr>
                <w:rFonts w:ascii="微软雅黑" w:eastAsia="微软雅黑" w:hAnsi="微软雅黑" w:hint="eastAsia"/>
                <w:noProof/>
                <w:color w:val="FF0000"/>
                <w:highlight w:val="yellow"/>
              </w:rPr>
              <w:t>，</w:t>
            </w:r>
            <w:r w:rsidRPr="0019360E">
              <w:rPr>
                <w:rFonts w:ascii="微软雅黑" w:eastAsia="微软雅黑" w:hAnsi="微软雅黑" w:hint="eastAsia"/>
                <w:noProof/>
                <w:color w:val="000000" w:themeColor="text1"/>
              </w:rPr>
              <w:t>都带链接，新窗口打开。</w:t>
            </w:r>
          </w:p>
          <w:p w:rsidR="00B07B83" w:rsidRPr="0019360E" w:rsidRDefault="00B07B83" w:rsidP="00110DB8">
            <w:pPr>
              <w:rPr>
                <w:rFonts w:ascii="微软雅黑" w:eastAsia="微软雅黑" w:hAnsi="微软雅黑"/>
                <w:noProof/>
                <w:color w:val="000000" w:themeColor="text1"/>
              </w:rPr>
            </w:pPr>
            <w:r w:rsidRPr="0019360E">
              <w:rPr>
                <w:rFonts w:ascii="微软雅黑" w:eastAsia="微软雅黑" w:hAnsi="微软雅黑" w:hint="eastAsia"/>
                <w:noProof/>
                <w:color w:val="000000" w:themeColor="text1"/>
              </w:rPr>
              <w:t>浏览量：</w:t>
            </w:r>
            <w:r w:rsidR="0011107D">
              <w:rPr>
                <w:rFonts w:ascii="微软雅黑" w:eastAsia="微软雅黑" w:hAnsi="微软雅黑" w:hint="eastAsia"/>
                <w:noProof/>
                <w:color w:val="000000" w:themeColor="text1"/>
              </w:rPr>
              <w:t>本次访问，在本店铺里面共访问了几个页面（刷新累计）</w:t>
            </w:r>
            <w:r w:rsidRPr="0019360E">
              <w:rPr>
                <w:rFonts w:ascii="微软雅黑" w:eastAsia="微软雅黑" w:hAnsi="微软雅黑" w:hint="eastAsia"/>
                <w:noProof/>
                <w:color w:val="000000" w:themeColor="text1"/>
              </w:rPr>
              <w:t>。</w:t>
            </w:r>
          </w:p>
          <w:p w:rsidR="00B07B83" w:rsidRPr="006E672B" w:rsidRDefault="00527A51" w:rsidP="00110DB8">
            <w:pPr>
              <w:rPr>
                <w:rFonts w:ascii="微软雅黑" w:eastAsia="微软雅黑" w:hAnsi="微软雅黑"/>
                <w:noProof/>
                <w:color w:val="000000" w:themeColor="text1"/>
              </w:rPr>
            </w:pPr>
            <w:r>
              <w:rPr>
                <w:noProof/>
              </w:rPr>
              <w:drawing>
                <wp:inline distT="0" distB="0" distL="0" distR="0" wp14:anchorId="04A61CE4" wp14:editId="7DCF2E83">
                  <wp:extent cx="4013200" cy="1989413"/>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016013" cy="1990808"/>
                          </a:xfrm>
                          <a:prstGeom prst="rect">
                            <a:avLst/>
                          </a:prstGeom>
                        </pic:spPr>
                      </pic:pic>
                    </a:graphicData>
                  </a:graphic>
                </wp:inline>
              </w:drawing>
            </w:r>
          </w:p>
        </w:tc>
      </w:tr>
    </w:tbl>
    <w:p w:rsidR="00851974" w:rsidRPr="006E672B" w:rsidRDefault="00851974" w:rsidP="002F6BD9">
      <w:pPr>
        <w:rPr>
          <w:color w:val="000000" w:themeColor="text1"/>
        </w:rPr>
      </w:pPr>
    </w:p>
    <w:p w:rsidR="008D3130" w:rsidRDefault="008D3130" w:rsidP="008028E2">
      <w:pPr>
        <w:pStyle w:val="2"/>
        <w:numPr>
          <w:ilvl w:val="1"/>
          <w:numId w:val="1"/>
        </w:numPr>
        <w:ind w:firstLineChars="0"/>
        <w:rPr>
          <w:color w:val="000000" w:themeColor="text1"/>
        </w:rPr>
      </w:pPr>
      <w:bookmarkStart w:id="45" w:name="_运营平台—内容管理新增板块"/>
      <w:bookmarkStart w:id="46" w:name="_Toc408154435"/>
      <w:bookmarkEnd w:id="45"/>
      <w:r w:rsidRPr="00A07613">
        <w:rPr>
          <w:rFonts w:hint="eastAsia"/>
          <w:color w:val="000000" w:themeColor="text1"/>
        </w:rPr>
        <w:t>运营平台</w:t>
      </w:r>
      <w:proofErr w:type="gramStart"/>
      <w:r>
        <w:rPr>
          <w:color w:val="000000" w:themeColor="text1"/>
        </w:rPr>
        <w:t>—</w:t>
      </w:r>
      <w:r>
        <w:rPr>
          <w:rFonts w:hint="eastAsia"/>
          <w:color w:val="000000" w:themeColor="text1"/>
        </w:rPr>
        <w:t>内容</w:t>
      </w:r>
      <w:proofErr w:type="gramEnd"/>
      <w:r>
        <w:rPr>
          <w:rFonts w:hint="eastAsia"/>
          <w:color w:val="000000" w:themeColor="text1"/>
        </w:rPr>
        <w:t>管理新增板块</w:t>
      </w:r>
      <w:bookmarkEnd w:id="46"/>
    </w:p>
    <w:tbl>
      <w:tblPr>
        <w:tblW w:w="8751" w:type="dxa"/>
        <w:tblInd w:w="2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4"/>
        <w:gridCol w:w="7797"/>
      </w:tblGrid>
      <w:tr w:rsidR="008D3130" w:rsidRPr="006E672B" w:rsidTr="003A4137">
        <w:tc>
          <w:tcPr>
            <w:tcW w:w="954" w:type="dxa"/>
          </w:tcPr>
          <w:p w:rsidR="008D3130" w:rsidRPr="006E672B" w:rsidRDefault="008D3130" w:rsidP="003A4137">
            <w:pPr>
              <w:rPr>
                <w:rFonts w:ascii="微软雅黑" w:eastAsia="微软雅黑" w:hAnsi="微软雅黑" w:cs="Arial"/>
                <w:b/>
                <w:bCs/>
                <w:color w:val="000000" w:themeColor="text1"/>
                <w:lang w:eastAsia="zh-TW"/>
              </w:rPr>
            </w:pPr>
            <w:r w:rsidRPr="006E672B">
              <w:rPr>
                <w:rFonts w:ascii="微软雅黑" w:eastAsia="微软雅黑" w:hAnsi="微软雅黑" w:cs="Arial" w:hint="eastAsia"/>
                <w:b/>
                <w:bCs/>
                <w:color w:val="000000" w:themeColor="text1"/>
              </w:rPr>
              <w:t>功能说明</w:t>
            </w:r>
          </w:p>
        </w:tc>
        <w:tc>
          <w:tcPr>
            <w:tcW w:w="7797" w:type="dxa"/>
          </w:tcPr>
          <w:p w:rsidR="008D3130" w:rsidRPr="006E672B" w:rsidRDefault="008D3130" w:rsidP="003A4137">
            <w:pPr>
              <w:rPr>
                <w:rFonts w:ascii="微软雅黑" w:eastAsia="微软雅黑" w:hAnsi="微软雅黑" w:cs="Arial"/>
                <w:bCs/>
                <w:color w:val="000000" w:themeColor="text1"/>
              </w:rPr>
            </w:pPr>
            <w:r>
              <w:rPr>
                <w:rFonts w:ascii="微软雅黑" w:eastAsia="微软雅黑" w:hAnsi="微软雅黑" w:cs="Arial" w:hint="eastAsia"/>
                <w:bCs/>
                <w:color w:val="000000" w:themeColor="text1"/>
              </w:rPr>
              <w:t>内容管理新增建议收集列表</w:t>
            </w:r>
          </w:p>
        </w:tc>
      </w:tr>
      <w:tr w:rsidR="008D3130" w:rsidRPr="006E672B" w:rsidTr="003A4137">
        <w:trPr>
          <w:trHeight w:val="287"/>
        </w:trPr>
        <w:tc>
          <w:tcPr>
            <w:tcW w:w="954" w:type="dxa"/>
          </w:tcPr>
          <w:p w:rsidR="008D3130" w:rsidRPr="006E672B" w:rsidRDefault="008D3130" w:rsidP="003A4137">
            <w:pPr>
              <w:rPr>
                <w:rFonts w:ascii="微软雅黑" w:eastAsia="微软雅黑" w:hAnsi="微软雅黑" w:cs="Arial"/>
                <w:b/>
                <w:bCs/>
                <w:color w:val="000000" w:themeColor="text1"/>
              </w:rPr>
            </w:pPr>
            <w:r w:rsidRPr="006E672B">
              <w:rPr>
                <w:rFonts w:ascii="微软雅黑" w:eastAsia="微软雅黑" w:hAnsi="微软雅黑" w:cs="Arial" w:hint="eastAsia"/>
                <w:b/>
                <w:bCs/>
                <w:color w:val="000000" w:themeColor="text1"/>
              </w:rPr>
              <w:t>详细描述</w:t>
            </w:r>
          </w:p>
        </w:tc>
        <w:tc>
          <w:tcPr>
            <w:tcW w:w="7797" w:type="dxa"/>
          </w:tcPr>
          <w:p w:rsidR="008D3130" w:rsidRDefault="008D3130" w:rsidP="00FF1F8F">
            <w:pPr>
              <w:pStyle w:val="af1"/>
              <w:numPr>
                <w:ilvl w:val="0"/>
                <w:numId w:val="17"/>
              </w:numPr>
              <w:rPr>
                <w:rFonts w:ascii="微软雅黑" w:eastAsia="微软雅黑" w:hAnsi="微软雅黑"/>
                <w:color w:val="000000" w:themeColor="text1"/>
              </w:rPr>
            </w:pPr>
            <w:r>
              <w:rPr>
                <w:rFonts w:ascii="微软雅黑" w:eastAsia="微软雅黑" w:hAnsi="微软雅黑" w:hint="eastAsia"/>
                <w:color w:val="000000" w:themeColor="text1"/>
              </w:rPr>
              <w:t>检索：选择问题类型（从数据助手页面提交的问题显示在数据助手分类下），默认选择“全部”。提问时间：可</w:t>
            </w:r>
            <w:proofErr w:type="gramStart"/>
            <w:r>
              <w:rPr>
                <w:rFonts w:ascii="微软雅黑" w:eastAsia="微软雅黑" w:hAnsi="微软雅黑" w:hint="eastAsia"/>
                <w:color w:val="000000" w:themeColor="text1"/>
              </w:rPr>
              <w:t>选择自</w:t>
            </w:r>
            <w:proofErr w:type="gramEnd"/>
            <w:r>
              <w:rPr>
                <w:rFonts w:ascii="微软雅黑" w:eastAsia="微软雅黑" w:hAnsi="微软雅黑" w:hint="eastAsia"/>
                <w:color w:val="000000" w:themeColor="text1"/>
              </w:rPr>
              <w:t>开放提建议日起的时间段（后一个时间需大于前一个时间），点击“查询”后查询。</w:t>
            </w:r>
          </w:p>
          <w:p w:rsidR="008D3130" w:rsidRDefault="008D3130" w:rsidP="00FF1F8F">
            <w:pPr>
              <w:pStyle w:val="af1"/>
              <w:numPr>
                <w:ilvl w:val="0"/>
                <w:numId w:val="17"/>
              </w:numPr>
              <w:rPr>
                <w:rFonts w:ascii="微软雅黑" w:eastAsia="微软雅黑" w:hAnsi="微软雅黑"/>
                <w:color w:val="000000" w:themeColor="text1"/>
              </w:rPr>
            </w:pPr>
            <w:r>
              <w:rPr>
                <w:rFonts w:ascii="微软雅黑" w:eastAsia="微软雅黑" w:hAnsi="微软雅黑" w:hint="eastAsia"/>
                <w:color w:val="000000" w:themeColor="text1"/>
              </w:rPr>
              <w:t>导出：点击后可导出在筛选结果下的查询结果。</w:t>
            </w:r>
          </w:p>
          <w:p w:rsidR="008D3130" w:rsidRDefault="008D3130" w:rsidP="00FF1F8F">
            <w:pPr>
              <w:pStyle w:val="af1"/>
              <w:numPr>
                <w:ilvl w:val="0"/>
                <w:numId w:val="17"/>
              </w:numPr>
              <w:rPr>
                <w:rFonts w:ascii="微软雅黑" w:eastAsia="微软雅黑" w:hAnsi="微软雅黑"/>
                <w:color w:val="000000" w:themeColor="text1"/>
              </w:rPr>
            </w:pPr>
            <w:r>
              <w:rPr>
                <w:rFonts w:ascii="微软雅黑" w:eastAsia="微软雅黑" w:hAnsi="微软雅黑" w:hint="eastAsia"/>
                <w:color w:val="000000" w:themeColor="text1"/>
              </w:rPr>
              <w:t>列表：按提交时间倒叙排列，列表信息：序号、问题类型、提问内容、提问时间、提问店铺编号、提问人、联系方式。</w:t>
            </w:r>
          </w:p>
          <w:p w:rsidR="008D3130" w:rsidRPr="00793BE2" w:rsidRDefault="008D3130" w:rsidP="00FF1F8F">
            <w:pPr>
              <w:pStyle w:val="af1"/>
              <w:numPr>
                <w:ilvl w:val="0"/>
                <w:numId w:val="17"/>
              </w:numPr>
              <w:rPr>
                <w:rFonts w:ascii="微软雅黑" w:eastAsia="微软雅黑" w:hAnsi="微软雅黑"/>
                <w:color w:val="000000" w:themeColor="text1"/>
              </w:rPr>
            </w:pPr>
            <w:r>
              <w:rPr>
                <w:rFonts w:ascii="微软雅黑" w:eastAsia="微软雅黑" w:hAnsi="微软雅黑" w:hint="eastAsia"/>
                <w:color w:val="000000" w:themeColor="text1"/>
              </w:rPr>
              <w:t>翻页等功能沿用整个后台的。</w:t>
            </w:r>
          </w:p>
          <w:p w:rsidR="008D3130" w:rsidRPr="006E672B" w:rsidRDefault="008D3130" w:rsidP="003A4137">
            <w:pPr>
              <w:rPr>
                <w:rFonts w:ascii="微软雅黑" w:eastAsia="微软雅黑" w:hAnsi="微软雅黑"/>
                <w:color w:val="000000" w:themeColor="text1"/>
              </w:rPr>
            </w:pPr>
            <w:r>
              <w:rPr>
                <w:rFonts w:ascii="微软雅黑" w:eastAsia="微软雅黑" w:hAnsi="微软雅黑"/>
                <w:noProof/>
                <w:color w:val="000000" w:themeColor="text1"/>
              </w:rPr>
              <w:drawing>
                <wp:inline distT="0" distB="0" distL="0" distR="0" wp14:anchorId="4058B892" wp14:editId="26AD7F19">
                  <wp:extent cx="4588678" cy="1807727"/>
                  <wp:effectExtent l="19050" t="19050" r="21422" b="21073"/>
                  <wp:docPr id="4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8"/>
                          <a:srcRect b="7313"/>
                          <a:stretch>
                            <a:fillRect/>
                          </a:stretch>
                        </pic:blipFill>
                        <pic:spPr bwMode="auto">
                          <a:xfrm>
                            <a:off x="0" y="0"/>
                            <a:ext cx="4588678" cy="1807727"/>
                          </a:xfrm>
                          <a:prstGeom prst="rect">
                            <a:avLst/>
                          </a:prstGeom>
                          <a:noFill/>
                          <a:ln w="9525">
                            <a:solidFill>
                              <a:schemeClr val="bg1">
                                <a:lumMod val="75000"/>
                              </a:schemeClr>
                            </a:solidFill>
                            <a:miter lim="800000"/>
                            <a:headEnd/>
                            <a:tailEnd/>
                          </a:ln>
                        </pic:spPr>
                      </pic:pic>
                    </a:graphicData>
                  </a:graphic>
                </wp:inline>
              </w:drawing>
            </w:r>
          </w:p>
        </w:tc>
      </w:tr>
    </w:tbl>
    <w:p w:rsidR="00C90318" w:rsidRDefault="006D29F8" w:rsidP="00FF1F8F">
      <w:pPr>
        <w:pStyle w:val="2"/>
        <w:numPr>
          <w:ilvl w:val="0"/>
          <w:numId w:val="1"/>
        </w:numPr>
        <w:ind w:firstLineChars="0"/>
        <w:rPr>
          <w:color w:val="000000" w:themeColor="text1"/>
        </w:rPr>
      </w:pPr>
      <w:bookmarkStart w:id="47" w:name="_《附件一_数据口径对照表》"/>
      <w:bookmarkStart w:id="48" w:name="_Toc408154436"/>
      <w:bookmarkEnd w:id="47"/>
      <w:r w:rsidRPr="006E672B">
        <w:rPr>
          <w:rFonts w:hint="eastAsia"/>
          <w:color w:val="000000" w:themeColor="text1"/>
        </w:rPr>
        <w:t>《附件一</w:t>
      </w:r>
      <w:r w:rsidR="00FA585C" w:rsidRPr="006E672B">
        <w:rPr>
          <w:rFonts w:hint="eastAsia"/>
          <w:color w:val="000000" w:themeColor="text1"/>
        </w:rPr>
        <w:t>·</w:t>
      </w:r>
      <w:r w:rsidR="00C90318" w:rsidRPr="006E672B">
        <w:rPr>
          <w:rFonts w:hint="eastAsia"/>
          <w:color w:val="000000" w:themeColor="text1"/>
        </w:rPr>
        <w:t>数据口径对照表</w:t>
      </w:r>
      <w:r w:rsidRPr="006E672B">
        <w:rPr>
          <w:rFonts w:hint="eastAsia"/>
          <w:color w:val="000000" w:themeColor="text1"/>
        </w:rPr>
        <w:t>》</w:t>
      </w:r>
      <w:bookmarkEnd w:id="48"/>
    </w:p>
    <w:p w:rsidR="0019360E" w:rsidRDefault="0019360E" w:rsidP="0019360E"/>
    <w:p w:rsidR="0039126C" w:rsidRDefault="0039126C" w:rsidP="0019360E">
      <w:r>
        <w:t>2015/5/5</w:t>
      </w:r>
      <w:r>
        <w:rPr>
          <w:rFonts w:hint="eastAsia"/>
        </w:rPr>
        <w:t xml:space="preserve">  </w:t>
      </w:r>
      <w:r>
        <w:rPr>
          <w:rFonts w:hint="eastAsia"/>
        </w:rPr>
        <w:t>生产调整说明：</w:t>
      </w:r>
    </w:p>
    <w:p w:rsidR="0039126C" w:rsidRDefault="0039126C" w:rsidP="0019360E">
      <w:r>
        <w:rPr>
          <w:rFonts w:hint="eastAsia"/>
        </w:rPr>
        <w:t>目前下单量相关数据，我们提供给商家的实际上都是支付后的数据（例如：下单量</w:t>
      </w:r>
      <w:r>
        <w:rPr>
          <w:rFonts w:hint="eastAsia"/>
        </w:rPr>
        <w:t>=</w:t>
      </w:r>
      <w:r>
        <w:rPr>
          <w:rFonts w:hint="eastAsia"/>
        </w:rPr>
        <w:t>在线支付形式的已支付订单量</w:t>
      </w:r>
      <w:r>
        <w:rPr>
          <w:rFonts w:hint="eastAsia"/>
        </w:rPr>
        <w:t>+</w:t>
      </w:r>
      <w:r>
        <w:rPr>
          <w:rFonts w:hint="eastAsia"/>
        </w:rPr>
        <w:t>货到付款的提交订单量）。商家也反应更需要支付的数据。</w:t>
      </w:r>
    </w:p>
    <w:p w:rsidR="0039126C" w:rsidRDefault="0039126C" w:rsidP="0019360E">
      <w:r>
        <w:rPr>
          <w:rFonts w:hint="eastAsia"/>
        </w:rPr>
        <w:t>调整方案：更改数据名称及说明：</w:t>
      </w:r>
    </w:p>
    <w:p w:rsidR="0039126C" w:rsidRPr="0039126C" w:rsidRDefault="0039126C" w:rsidP="0019360E"/>
    <w:tbl>
      <w:tblPr>
        <w:tblW w:w="8824"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
        <w:gridCol w:w="1258"/>
        <w:gridCol w:w="683"/>
        <w:gridCol w:w="3543"/>
        <w:gridCol w:w="754"/>
        <w:gridCol w:w="708"/>
        <w:gridCol w:w="708"/>
        <w:gridCol w:w="708"/>
      </w:tblGrid>
      <w:tr w:rsidR="00753E1B" w:rsidRPr="00F13B67" w:rsidTr="001158F5">
        <w:trPr>
          <w:trHeight w:val="1080"/>
        </w:trPr>
        <w:tc>
          <w:tcPr>
            <w:tcW w:w="462" w:type="dxa"/>
            <w:shd w:val="clear" w:color="auto" w:fill="auto"/>
            <w:vAlign w:val="center"/>
            <w:hideMark/>
          </w:tcPr>
          <w:p w:rsidR="0039126C" w:rsidRPr="00F13B67" w:rsidRDefault="0039126C" w:rsidP="004C666D">
            <w:pPr>
              <w:overflowPunct/>
              <w:autoSpaceDE/>
              <w:autoSpaceDN/>
              <w:adjustRightInd/>
              <w:jc w:val="center"/>
              <w:textAlignment w:val="auto"/>
              <w:rPr>
                <w:rFonts w:ascii="微软雅黑" w:eastAsia="微软雅黑" w:hAnsi="微软雅黑" w:cs="宋体"/>
                <w:color w:val="404040"/>
              </w:rPr>
            </w:pPr>
            <w:r w:rsidRPr="00F13B67">
              <w:rPr>
                <w:rFonts w:ascii="微软雅黑" w:eastAsia="微软雅黑" w:hAnsi="微软雅黑" w:cs="宋体" w:hint="eastAsia"/>
                <w:color w:val="404040"/>
              </w:rPr>
              <w:t>8</w:t>
            </w:r>
          </w:p>
        </w:tc>
        <w:tc>
          <w:tcPr>
            <w:tcW w:w="1258" w:type="dxa"/>
            <w:shd w:val="clear" w:color="auto" w:fill="auto"/>
            <w:vAlign w:val="center"/>
            <w:hideMark/>
          </w:tcPr>
          <w:p w:rsidR="0039126C" w:rsidRPr="00F13B67" w:rsidRDefault="0039126C" w:rsidP="004C666D">
            <w:pPr>
              <w:overflowPunct/>
              <w:autoSpaceDE/>
              <w:autoSpaceDN/>
              <w:adjustRightInd/>
              <w:jc w:val="both"/>
              <w:textAlignment w:val="auto"/>
              <w:rPr>
                <w:rFonts w:ascii="微软雅黑" w:eastAsia="微软雅黑" w:hAnsi="微软雅黑" w:cs="宋体"/>
                <w:color w:val="404040"/>
              </w:rPr>
            </w:pPr>
            <w:r>
              <w:rPr>
                <w:rFonts w:ascii="微软雅黑" w:eastAsia="微软雅黑" w:hAnsi="微软雅黑" w:cs="宋体" w:hint="eastAsia"/>
                <w:color w:val="404040"/>
              </w:rPr>
              <w:t>下单量</w:t>
            </w:r>
          </w:p>
        </w:tc>
        <w:tc>
          <w:tcPr>
            <w:tcW w:w="683" w:type="dxa"/>
            <w:shd w:val="clear" w:color="auto" w:fill="auto"/>
            <w:vAlign w:val="center"/>
            <w:hideMark/>
          </w:tcPr>
          <w:p w:rsidR="0039126C" w:rsidRPr="00F13B67" w:rsidRDefault="0039126C" w:rsidP="004C666D">
            <w:pPr>
              <w:overflowPunct/>
              <w:autoSpaceDE/>
              <w:autoSpaceDN/>
              <w:adjustRightInd/>
              <w:jc w:val="both"/>
              <w:textAlignment w:val="auto"/>
              <w:rPr>
                <w:rFonts w:ascii="微软雅黑" w:eastAsia="微软雅黑" w:hAnsi="微软雅黑" w:cs="宋体"/>
                <w:color w:val="404040"/>
              </w:rPr>
            </w:pPr>
            <w:r w:rsidRPr="00F13B67">
              <w:rPr>
                <w:rFonts w:ascii="微软雅黑" w:eastAsia="微软雅黑" w:hAnsi="微软雅黑" w:cs="宋体" w:hint="eastAsia"/>
                <w:color w:val="404040"/>
              </w:rPr>
              <w:t>n-pop支持</w:t>
            </w:r>
          </w:p>
        </w:tc>
        <w:tc>
          <w:tcPr>
            <w:tcW w:w="3543" w:type="dxa"/>
            <w:shd w:val="clear" w:color="auto" w:fill="auto"/>
            <w:vAlign w:val="center"/>
            <w:hideMark/>
          </w:tcPr>
          <w:p w:rsidR="0039126C" w:rsidRPr="0039126C" w:rsidRDefault="0039126C" w:rsidP="00B94E73">
            <w:pPr>
              <w:pStyle w:val="Default"/>
              <w:rPr>
                <w:sz w:val="21"/>
                <w:szCs w:val="21"/>
              </w:rPr>
            </w:pPr>
            <w:r>
              <w:rPr>
                <w:rFonts w:hint="eastAsia"/>
                <w:sz w:val="21"/>
                <w:szCs w:val="21"/>
              </w:rPr>
              <w:t>统计期</w:t>
            </w:r>
            <w:proofErr w:type="gramStart"/>
            <w:r>
              <w:rPr>
                <w:rFonts w:hint="eastAsia"/>
                <w:sz w:val="21"/>
                <w:szCs w:val="21"/>
              </w:rPr>
              <w:t>内客户</w:t>
            </w:r>
            <w:proofErr w:type="gramEnd"/>
            <w:r>
              <w:rPr>
                <w:rFonts w:hint="eastAsia"/>
                <w:sz w:val="21"/>
                <w:szCs w:val="21"/>
              </w:rPr>
              <w:t>提交的总订单量（先款订单付款后列入统计，先货订单提交后列入统计）</w:t>
            </w:r>
            <w:r>
              <w:rPr>
                <w:sz w:val="21"/>
                <w:szCs w:val="21"/>
              </w:rPr>
              <w:t xml:space="preserve"> </w:t>
            </w:r>
          </w:p>
        </w:tc>
        <w:tc>
          <w:tcPr>
            <w:tcW w:w="754" w:type="dxa"/>
            <w:shd w:val="clear" w:color="auto" w:fill="auto"/>
            <w:vAlign w:val="center"/>
            <w:hideMark/>
          </w:tcPr>
          <w:p w:rsidR="0039126C" w:rsidRPr="00F13B67" w:rsidRDefault="0039126C" w:rsidP="004C666D">
            <w:pPr>
              <w:overflowPunct/>
              <w:autoSpaceDE/>
              <w:autoSpaceDN/>
              <w:adjustRightInd/>
              <w:textAlignment w:val="auto"/>
              <w:rPr>
                <w:rFonts w:ascii="微软雅黑" w:eastAsia="微软雅黑" w:hAnsi="微软雅黑" w:cs="宋体"/>
                <w:color w:val="404040"/>
              </w:rPr>
            </w:pPr>
            <w:r>
              <w:rPr>
                <w:rFonts w:ascii="微软雅黑" w:eastAsia="微软雅黑" w:hAnsi="微软雅黑" w:cs="宋体" w:hint="eastAsia"/>
                <w:color w:val="404040"/>
              </w:rPr>
              <w:t>√</w:t>
            </w:r>
          </w:p>
        </w:tc>
        <w:tc>
          <w:tcPr>
            <w:tcW w:w="708" w:type="dxa"/>
          </w:tcPr>
          <w:p w:rsidR="0039126C" w:rsidRPr="00F13B67" w:rsidRDefault="0039126C" w:rsidP="004C666D">
            <w:pPr>
              <w:overflowPunct/>
              <w:autoSpaceDE/>
              <w:autoSpaceDN/>
              <w:adjustRightInd/>
              <w:textAlignment w:val="auto"/>
              <w:rPr>
                <w:rFonts w:ascii="微软雅黑" w:eastAsia="微软雅黑" w:hAnsi="微软雅黑" w:cs="宋体"/>
                <w:color w:val="404040"/>
              </w:rPr>
            </w:pPr>
            <w:r>
              <w:rPr>
                <w:rFonts w:ascii="微软雅黑" w:eastAsia="微软雅黑" w:hAnsi="微软雅黑" w:cs="宋体" w:hint="eastAsia"/>
                <w:color w:val="404040"/>
              </w:rPr>
              <w:t>√</w:t>
            </w:r>
          </w:p>
        </w:tc>
        <w:tc>
          <w:tcPr>
            <w:tcW w:w="708" w:type="dxa"/>
          </w:tcPr>
          <w:p w:rsidR="0039126C" w:rsidRPr="00F13B67" w:rsidRDefault="0039126C" w:rsidP="004C666D">
            <w:pPr>
              <w:overflowPunct/>
              <w:autoSpaceDE/>
              <w:autoSpaceDN/>
              <w:adjustRightInd/>
              <w:textAlignment w:val="auto"/>
              <w:rPr>
                <w:rFonts w:ascii="微软雅黑" w:eastAsia="微软雅黑" w:hAnsi="微软雅黑" w:cs="宋体"/>
                <w:color w:val="404040"/>
              </w:rPr>
            </w:pPr>
            <w:r>
              <w:rPr>
                <w:rFonts w:ascii="微软雅黑" w:eastAsia="微软雅黑" w:hAnsi="微软雅黑" w:cs="宋体" w:hint="eastAsia"/>
                <w:color w:val="404040"/>
              </w:rPr>
              <w:t>√</w:t>
            </w:r>
          </w:p>
        </w:tc>
        <w:tc>
          <w:tcPr>
            <w:tcW w:w="708" w:type="dxa"/>
          </w:tcPr>
          <w:p w:rsidR="0039126C" w:rsidRPr="00F13B67" w:rsidRDefault="0039126C" w:rsidP="004C666D">
            <w:pPr>
              <w:overflowPunct/>
              <w:autoSpaceDE/>
              <w:autoSpaceDN/>
              <w:adjustRightInd/>
              <w:textAlignment w:val="auto"/>
              <w:rPr>
                <w:rFonts w:ascii="微软雅黑" w:eastAsia="微软雅黑" w:hAnsi="微软雅黑" w:cs="宋体"/>
                <w:color w:val="404040"/>
              </w:rPr>
            </w:pPr>
            <w:r>
              <w:rPr>
                <w:rFonts w:ascii="微软雅黑" w:eastAsia="微软雅黑" w:hAnsi="微软雅黑" w:cs="宋体" w:hint="eastAsia"/>
                <w:color w:val="404040"/>
              </w:rPr>
              <w:t>√</w:t>
            </w:r>
          </w:p>
        </w:tc>
      </w:tr>
      <w:tr w:rsidR="00753E1B" w:rsidRPr="00F13B67" w:rsidTr="001158F5">
        <w:trPr>
          <w:trHeight w:val="1725"/>
        </w:trPr>
        <w:tc>
          <w:tcPr>
            <w:tcW w:w="462" w:type="dxa"/>
            <w:shd w:val="clear" w:color="auto" w:fill="auto"/>
            <w:vAlign w:val="center"/>
            <w:hideMark/>
          </w:tcPr>
          <w:p w:rsidR="0039126C" w:rsidRPr="00F13B67" w:rsidRDefault="0039126C" w:rsidP="004C666D">
            <w:pPr>
              <w:overflowPunct/>
              <w:autoSpaceDE/>
              <w:autoSpaceDN/>
              <w:adjustRightInd/>
              <w:jc w:val="center"/>
              <w:textAlignment w:val="auto"/>
              <w:rPr>
                <w:rFonts w:ascii="微软雅黑" w:eastAsia="微软雅黑" w:hAnsi="微软雅黑" w:cs="宋体"/>
                <w:color w:val="404040"/>
              </w:rPr>
            </w:pPr>
            <w:r w:rsidRPr="00F13B67">
              <w:rPr>
                <w:rFonts w:ascii="微软雅黑" w:eastAsia="微软雅黑" w:hAnsi="微软雅黑" w:cs="宋体" w:hint="eastAsia"/>
                <w:color w:val="404040"/>
              </w:rPr>
              <w:t>9</w:t>
            </w:r>
          </w:p>
        </w:tc>
        <w:tc>
          <w:tcPr>
            <w:tcW w:w="1258" w:type="dxa"/>
            <w:shd w:val="clear" w:color="auto" w:fill="auto"/>
            <w:vAlign w:val="center"/>
            <w:hideMark/>
          </w:tcPr>
          <w:p w:rsidR="0039126C" w:rsidRPr="00F13B67" w:rsidRDefault="0039126C" w:rsidP="004C666D">
            <w:pPr>
              <w:overflowPunct/>
              <w:autoSpaceDE/>
              <w:autoSpaceDN/>
              <w:adjustRightInd/>
              <w:jc w:val="both"/>
              <w:textAlignment w:val="auto"/>
              <w:rPr>
                <w:rFonts w:ascii="微软雅黑" w:eastAsia="微软雅黑" w:hAnsi="微软雅黑" w:cs="宋体"/>
                <w:color w:val="404040"/>
              </w:rPr>
            </w:pPr>
            <w:r w:rsidRPr="00F13B67">
              <w:rPr>
                <w:rFonts w:ascii="微软雅黑" w:eastAsia="微软雅黑" w:hAnsi="微软雅黑" w:cs="宋体" w:hint="eastAsia"/>
                <w:color w:val="404040"/>
              </w:rPr>
              <w:t>下单金额</w:t>
            </w:r>
          </w:p>
        </w:tc>
        <w:tc>
          <w:tcPr>
            <w:tcW w:w="683" w:type="dxa"/>
            <w:shd w:val="clear" w:color="auto" w:fill="auto"/>
            <w:vAlign w:val="center"/>
            <w:hideMark/>
          </w:tcPr>
          <w:p w:rsidR="0039126C" w:rsidRPr="00F13B67" w:rsidRDefault="0039126C" w:rsidP="004C666D">
            <w:pPr>
              <w:overflowPunct/>
              <w:autoSpaceDE/>
              <w:autoSpaceDN/>
              <w:adjustRightInd/>
              <w:jc w:val="both"/>
              <w:textAlignment w:val="auto"/>
              <w:rPr>
                <w:rFonts w:ascii="微软雅黑" w:eastAsia="微软雅黑" w:hAnsi="微软雅黑" w:cs="宋体"/>
                <w:color w:val="404040"/>
              </w:rPr>
            </w:pPr>
            <w:r w:rsidRPr="00F13B67">
              <w:rPr>
                <w:rFonts w:ascii="微软雅黑" w:eastAsia="微软雅黑" w:hAnsi="微软雅黑" w:cs="宋体" w:hint="eastAsia"/>
                <w:color w:val="404040"/>
              </w:rPr>
              <w:t>n-pop支持</w:t>
            </w:r>
          </w:p>
        </w:tc>
        <w:tc>
          <w:tcPr>
            <w:tcW w:w="3543" w:type="dxa"/>
            <w:shd w:val="clear" w:color="auto" w:fill="auto"/>
            <w:vAlign w:val="center"/>
            <w:hideMark/>
          </w:tcPr>
          <w:p w:rsidR="00753E1B" w:rsidRPr="00F13B67" w:rsidRDefault="0039126C" w:rsidP="001158F5">
            <w:pPr>
              <w:overflowPunct/>
              <w:autoSpaceDE/>
              <w:autoSpaceDN/>
              <w:adjustRightInd/>
              <w:textAlignment w:val="auto"/>
              <w:rPr>
                <w:rFonts w:ascii="微软雅黑" w:eastAsia="微软雅黑" w:hAnsi="微软雅黑" w:cs="宋体"/>
                <w:color w:val="FF0000"/>
              </w:rPr>
            </w:pPr>
            <w:r w:rsidRPr="00C516A9">
              <w:rPr>
                <w:rFonts w:ascii="微软雅黑" w:eastAsia="微软雅黑" w:hAnsi="微软雅黑" w:cs="宋体" w:hint="eastAsia"/>
                <w:color w:val="FF0000"/>
              </w:rPr>
              <w:t>以订单号为维度看该订单的总金额</w:t>
            </w:r>
            <w:r w:rsidR="001158F5">
              <w:rPr>
                <w:rFonts w:ascii="微软雅黑" w:eastAsia="微软雅黑" w:hAnsi="微软雅黑" w:cs="宋体" w:hint="eastAsia"/>
                <w:color w:val="FF0000"/>
              </w:rPr>
              <w:t>，包括：</w:t>
            </w:r>
            <w:r w:rsidR="00753E1B">
              <w:rPr>
                <w:rFonts w:hint="eastAsia"/>
                <w:sz w:val="21"/>
                <w:szCs w:val="21"/>
              </w:rPr>
              <w:t>先款订单（网上支付、转账）按付款时间统计，先货订单（货到付款、自提）按订单提交时间统计。数据口径为：下单数量与商品单价的乘积，扣除</w:t>
            </w:r>
            <w:r w:rsidR="001158F5" w:rsidRPr="00C516A9">
              <w:rPr>
                <w:rFonts w:ascii="微软雅黑" w:eastAsia="微软雅黑" w:hAnsi="微软雅黑" w:cs="宋体" w:hint="eastAsia"/>
                <w:color w:val="FF0000"/>
              </w:rPr>
              <w:t>优惠券</w:t>
            </w:r>
            <w:r w:rsidR="001158F5">
              <w:rPr>
                <w:rFonts w:ascii="微软雅黑" w:eastAsia="微软雅黑" w:hAnsi="微软雅黑" w:cs="宋体" w:hint="eastAsia"/>
                <w:color w:val="FF0000"/>
              </w:rPr>
              <w:t>金额</w:t>
            </w:r>
            <w:proofErr w:type="gramStart"/>
            <w:r w:rsidR="001158F5" w:rsidRPr="00C516A9">
              <w:rPr>
                <w:rFonts w:ascii="微软雅黑" w:eastAsia="微软雅黑" w:hAnsi="微软雅黑" w:cs="宋体" w:hint="eastAsia"/>
                <w:color w:val="FF0000"/>
              </w:rPr>
              <w:t>及满减</w:t>
            </w:r>
            <w:r w:rsidR="001158F5">
              <w:rPr>
                <w:rFonts w:ascii="微软雅黑" w:eastAsia="微软雅黑" w:hAnsi="微软雅黑" w:cs="宋体" w:hint="eastAsia"/>
                <w:color w:val="FF0000"/>
              </w:rPr>
              <w:t>等</w:t>
            </w:r>
            <w:proofErr w:type="gramEnd"/>
            <w:r w:rsidR="001158F5">
              <w:rPr>
                <w:rFonts w:ascii="微软雅黑" w:eastAsia="微软雅黑" w:hAnsi="微软雅黑" w:cs="宋体" w:hint="eastAsia"/>
                <w:color w:val="FF0000"/>
              </w:rPr>
              <w:t>促销金额</w:t>
            </w:r>
          </w:p>
        </w:tc>
        <w:tc>
          <w:tcPr>
            <w:tcW w:w="754" w:type="dxa"/>
            <w:shd w:val="clear" w:color="auto" w:fill="auto"/>
            <w:vAlign w:val="center"/>
            <w:hideMark/>
          </w:tcPr>
          <w:p w:rsidR="0039126C" w:rsidRPr="00F13B67" w:rsidRDefault="0039126C" w:rsidP="004C666D">
            <w:pPr>
              <w:overflowPunct/>
              <w:autoSpaceDE/>
              <w:autoSpaceDN/>
              <w:adjustRightInd/>
              <w:textAlignment w:val="auto"/>
              <w:rPr>
                <w:rFonts w:ascii="微软雅黑" w:eastAsia="微软雅黑" w:hAnsi="微软雅黑" w:cs="宋体"/>
                <w:color w:val="404040"/>
              </w:rPr>
            </w:pPr>
            <w:r>
              <w:rPr>
                <w:rFonts w:ascii="微软雅黑" w:eastAsia="微软雅黑" w:hAnsi="微软雅黑" w:cs="宋体" w:hint="eastAsia"/>
                <w:color w:val="404040"/>
              </w:rPr>
              <w:t>√</w:t>
            </w:r>
          </w:p>
        </w:tc>
        <w:tc>
          <w:tcPr>
            <w:tcW w:w="708" w:type="dxa"/>
          </w:tcPr>
          <w:p w:rsidR="0039126C" w:rsidRPr="00F13B67" w:rsidRDefault="0039126C" w:rsidP="004C666D">
            <w:pPr>
              <w:overflowPunct/>
              <w:autoSpaceDE/>
              <w:autoSpaceDN/>
              <w:adjustRightInd/>
              <w:textAlignment w:val="auto"/>
              <w:rPr>
                <w:rFonts w:ascii="微软雅黑" w:eastAsia="微软雅黑" w:hAnsi="微软雅黑" w:cs="宋体"/>
                <w:color w:val="404040"/>
              </w:rPr>
            </w:pPr>
            <w:r>
              <w:rPr>
                <w:rFonts w:ascii="微软雅黑" w:eastAsia="微软雅黑" w:hAnsi="微软雅黑" w:cs="宋体" w:hint="eastAsia"/>
                <w:color w:val="404040"/>
              </w:rPr>
              <w:t>√</w:t>
            </w:r>
          </w:p>
        </w:tc>
        <w:tc>
          <w:tcPr>
            <w:tcW w:w="708" w:type="dxa"/>
          </w:tcPr>
          <w:p w:rsidR="0039126C" w:rsidRPr="00F13B67" w:rsidRDefault="0039126C" w:rsidP="004C666D">
            <w:pPr>
              <w:overflowPunct/>
              <w:autoSpaceDE/>
              <w:autoSpaceDN/>
              <w:adjustRightInd/>
              <w:textAlignment w:val="auto"/>
              <w:rPr>
                <w:rFonts w:ascii="微软雅黑" w:eastAsia="微软雅黑" w:hAnsi="微软雅黑" w:cs="宋体"/>
                <w:color w:val="404040"/>
              </w:rPr>
            </w:pPr>
            <w:r>
              <w:rPr>
                <w:rFonts w:ascii="微软雅黑" w:eastAsia="微软雅黑" w:hAnsi="微软雅黑" w:cs="宋体" w:hint="eastAsia"/>
                <w:color w:val="404040"/>
              </w:rPr>
              <w:t>√</w:t>
            </w:r>
          </w:p>
        </w:tc>
        <w:tc>
          <w:tcPr>
            <w:tcW w:w="708" w:type="dxa"/>
          </w:tcPr>
          <w:p w:rsidR="0039126C" w:rsidRPr="00F13B67" w:rsidRDefault="0039126C" w:rsidP="004C666D">
            <w:pPr>
              <w:overflowPunct/>
              <w:autoSpaceDE/>
              <w:autoSpaceDN/>
              <w:adjustRightInd/>
              <w:textAlignment w:val="auto"/>
              <w:rPr>
                <w:rFonts w:ascii="微软雅黑" w:eastAsia="微软雅黑" w:hAnsi="微软雅黑" w:cs="宋体"/>
                <w:color w:val="404040"/>
              </w:rPr>
            </w:pPr>
            <w:r>
              <w:rPr>
                <w:rFonts w:ascii="微软雅黑" w:eastAsia="微软雅黑" w:hAnsi="微软雅黑" w:cs="宋体" w:hint="eastAsia"/>
                <w:color w:val="404040"/>
              </w:rPr>
              <w:t>√</w:t>
            </w:r>
          </w:p>
        </w:tc>
      </w:tr>
      <w:tr w:rsidR="00753E1B" w:rsidRPr="00F13B67" w:rsidTr="001158F5">
        <w:trPr>
          <w:trHeight w:val="1035"/>
        </w:trPr>
        <w:tc>
          <w:tcPr>
            <w:tcW w:w="462" w:type="dxa"/>
            <w:shd w:val="clear" w:color="auto" w:fill="auto"/>
            <w:vAlign w:val="center"/>
            <w:hideMark/>
          </w:tcPr>
          <w:p w:rsidR="0039126C" w:rsidRPr="00F13B67" w:rsidRDefault="0039126C" w:rsidP="004C666D">
            <w:pPr>
              <w:overflowPunct/>
              <w:autoSpaceDE/>
              <w:autoSpaceDN/>
              <w:adjustRightInd/>
              <w:jc w:val="center"/>
              <w:textAlignment w:val="auto"/>
              <w:rPr>
                <w:rFonts w:ascii="微软雅黑" w:eastAsia="微软雅黑" w:hAnsi="微软雅黑" w:cs="宋体"/>
                <w:color w:val="404040"/>
              </w:rPr>
            </w:pPr>
            <w:r w:rsidRPr="00F13B67">
              <w:rPr>
                <w:rFonts w:ascii="微软雅黑" w:eastAsia="微软雅黑" w:hAnsi="微软雅黑" w:cs="宋体" w:hint="eastAsia"/>
                <w:color w:val="404040"/>
              </w:rPr>
              <w:t>10</w:t>
            </w:r>
          </w:p>
        </w:tc>
        <w:tc>
          <w:tcPr>
            <w:tcW w:w="1258" w:type="dxa"/>
            <w:shd w:val="clear" w:color="auto" w:fill="auto"/>
            <w:vAlign w:val="center"/>
            <w:hideMark/>
          </w:tcPr>
          <w:p w:rsidR="0039126C" w:rsidRPr="00F13B67" w:rsidRDefault="0039126C" w:rsidP="004C666D">
            <w:pPr>
              <w:overflowPunct/>
              <w:autoSpaceDE/>
              <w:autoSpaceDN/>
              <w:adjustRightInd/>
              <w:jc w:val="both"/>
              <w:textAlignment w:val="auto"/>
              <w:rPr>
                <w:rFonts w:ascii="微软雅黑" w:eastAsia="微软雅黑" w:hAnsi="微软雅黑" w:cs="宋体"/>
                <w:color w:val="404040"/>
              </w:rPr>
            </w:pPr>
            <w:r w:rsidRPr="00F13B67">
              <w:rPr>
                <w:rFonts w:ascii="微软雅黑" w:eastAsia="微软雅黑" w:hAnsi="微软雅黑" w:cs="宋体" w:hint="eastAsia"/>
                <w:color w:val="404040"/>
              </w:rPr>
              <w:t>下单客户数</w:t>
            </w:r>
          </w:p>
        </w:tc>
        <w:tc>
          <w:tcPr>
            <w:tcW w:w="683" w:type="dxa"/>
            <w:shd w:val="clear" w:color="auto" w:fill="auto"/>
            <w:vAlign w:val="center"/>
            <w:hideMark/>
          </w:tcPr>
          <w:p w:rsidR="0039126C" w:rsidRPr="00F13B67" w:rsidRDefault="0039126C" w:rsidP="004C666D">
            <w:pPr>
              <w:overflowPunct/>
              <w:autoSpaceDE/>
              <w:autoSpaceDN/>
              <w:adjustRightInd/>
              <w:jc w:val="both"/>
              <w:textAlignment w:val="auto"/>
              <w:rPr>
                <w:rFonts w:ascii="微软雅黑" w:eastAsia="微软雅黑" w:hAnsi="微软雅黑" w:cs="宋体"/>
                <w:color w:val="404040"/>
              </w:rPr>
            </w:pPr>
            <w:r w:rsidRPr="00F13B67">
              <w:rPr>
                <w:rFonts w:ascii="微软雅黑" w:eastAsia="微软雅黑" w:hAnsi="微软雅黑" w:cs="宋体" w:hint="eastAsia"/>
                <w:color w:val="404040"/>
              </w:rPr>
              <w:t>n-pop支持</w:t>
            </w:r>
          </w:p>
        </w:tc>
        <w:tc>
          <w:tcPr>
            <w:tcW w:w="3543" w:type="dxa"/>
            <w:shd w:val="clear" w:color="auto" w:fill="auto"/>
            <w:vAlign w:val="center"/>
            <w:hideMark/>
          </w:tcPr>
          <w:p w:rsidR="0039126C" w:rsidRPr="00F13B67" w:rsidRDefault="00753E1B" w:rsidP="00753E1B">
            <w:pPr>
              <w:overflowPunct/>
              <w:autoSpaceDE/>
              <w:autoSpaceDN/>
              <w:adjustRightInd/>
              <w:textAlignment w:val="auto"/>
              <w:rPr>
                <w:rFonts w:ascii="微软雅黑" w:eastAsia="微软雅黑" w:hAnsi="微软雅黑" w:cs="宋体"/>
                <w:color w:val="FF0000"/>
              </w:rPr>
            </w:pPr>
            <w:r>
              <w:rPr>
                <w:rFonts w:hint="eastAsia"/>
                <w:sz w:val="21"/>
                <w:szCs w:val="21"/>
              </w:rPr>
              <w:t>统计期内提交订单的客户数（先款订单付款后列入统计，先货订单提交后列入统计）。</w:t>
            </w:r>
            <w:r w:rsidRPr="00C516A9">
              <w:rPr>
                <w:rFonts w:ascii="微软雅黑" w:eastAsia="微软雅黑" w:hAnsi="微软雅黑" w:cs="宋体" w:hint="eastAsia"/>
                <w:color w:val="FF0000"/>
              </w:rPr>
              <w:t>根据用户ID区分</w:t>
            </w:r>
            <w:r>
              <w:rPr>
                <w:rFonts w:ascii="微软雅黑" w:eastAsia="微软雅黑" w:hAnsi="微软雅黑" w:cs="宋体" w:hint="eastAsia"/>
                <w:color w:val="FF0000"/>
              </w:rPr>
              <w:t>，按小时去重。</w:t>
            </w:r>
          </w:p>
        </w:tc>
        <w:tc>
          <w:tcPr>
            <w:tcW w:w="754" w:type="dxa"/>
            <w:shd w:val="clear" w:color="auto" w:fill="auto"/>
            <w:vAlign w:val="center"/>
            <w:hideMark/>
          </w:tcPr>
          <w:p w:rsidR="0039126C" w:rsidRPr="00F13B67" w:rsidRDefault="0039126C" w:rsidP="004C666D">
            <w:pPr>
              <w:overflowPunct/>
              <w:autoSpaceDE/>
              <w:autoSpaceDN/>
              <w:adjustRightInd/>
              <w:textAlignment w:val="auto"/>
              <w:rPr>
                <w:rFonts w:ascii="微软雅黑" w:eastAsia="微软雅黑" w:hAnsi="微软雅黑" w:cs="宋体"/>
                <w:color w:val="404040"/>
              </w:rPr>
            </w:pPr>
            <w:r>
              <w:rPr>
                <w:rFonts w:ascii="微软雅黑" w:eastAsia="微软雅黑" w:hAnsi="微软雅黑" w:cs="宋体" w:hint="eastAsia"/>
                <w:color w:val="404040"/>
              </w:rPr>
              <w:t>√</w:t>
            </w:r>
          </w:p>
        </w:tc>
        <w:tc>
          <w:tcPr>
            <w:tcW w:w="708" w:type="dxa"/>
          </w:tcPr>
          <w:p w:rsidR="0039126C" w:rsidRPr="00F13B67" w:rsidRDefault="0039126C" w:rsidP="004C666D">
            <w:pPr>
              <w:overflowPunct/>
              <w:autoSpaceDE/>
              <w:autoSpaceDN/>
              <w:adjustRightInd/>
              <w:textAlignment w:val="auto"/>
              <w:rPr>
                <w:rFonts w:ascii="微软雅黑" w:eastAsia="微软雅黑" w:hAnsi="微软雅黑" w:cs="宋体"/>
                <w:color w:val="404040"/>
              </w:rPr>
            </w:pPr>
            <w:r>
              <w:rPr>
                <w:rFonts w:ascii="微软雅黑" w:eastAsia="微软雅黑" w:hAnsi="微软雅黑" w:cs="宋体" w:hint="eastAsia"/>
                <w:color w:val="404040"/>
              </w:rPr>
              <w:t>√</w:t>
            </w:r>
          </w:p>
        </w:tc>
        <w:tc>
          <w:tcPr>
            <w:tcW w:w="708" w:type="dxa"/>
          </w:tcPr>
          <w:p w:rsidR="0039126C" w:rsidRPr="00F13B67" w:rsidRDefault="0039126C" w:rsidP="004C666D">
            <w:pPr>
              <w:overflowPunct/>
              <w:autoSpaceDE/>
              <w:autoSpaceDN/>
              <w:adjustRightInd/>
              <w:textAlignment w:val="auto"/>
              <w:rPr>
                <w:rFonts w:ascii="微软雅黑" w:eastAsia="微软雅黑" w:hAnsi="微软雅黑" w:cs="宋体"/>
                <w:color w:val="404040"/>
              </w:rPr>
            </w:pPr>
            <w:r>
              <w:rPr>
                <w:rFonts w:ascii="微软雅黑" w:eastAsia="微软雅黑" w:hAnsi="微软雅黑" w:cs="宋体" w:hint="eastAsia"/>
                <w:color w:val="404040"/>
              </w:rPr>
              <w:t>√</w:t>
            </w:r>
          </w:p>
        </w:tc>
        <w:tc>
          <w:tcPr>
            <w:tcW w:w="708" w:type="dxa"/>
          </w:tcPr>
          <w:p w:rsidR="0039126C" w:rsidRPr="00F13B67" w:rsidRDefault="0039126C" w:rsidP="004C666D">
            <w:pPr>
              <w:overflowPunct/>
              <w:autoSpaceDE/>
              <w:autoSpaceDN/>
              <w:adjustRightInd/>
              <w:textAlignment w:val="auto"/>
              <w:rPr>
                <w:rFonts w:ascii="微软雅黑" w:eastAsia="微软雅黑" w:hAnsi="微软雅黑" w:cs="宋体"/>
                <w:color w:val="404040"/>
              </w:rPr>
            </w:pPr>
            <w:r>
              <w:rPr>
                <w:rFonts w:ascii="微软雅黑" w:eastAsia="微软雅黑" w:hAnsi="微软雅黑" w:cs="宋体" w:hint="eastAsia"/>
                <w:color w:val="404040"/>
              </w:rPr>
              <w:t>√</w:t>
            </w:r>
          </w:p>
        </w:tc>
      </w:tr>
      <w:tr w:rsidR="00753E1B" w:rsidRPr="00F13B67" w:rsidTr="001158F5">
        <w:trPr>
          <w:trHeight w:val="1065"/>
        </w:trPr>
        <w:tc>
          <w:tcPr>
            <w:tcW w:w="462" w:type="dxa"/>
            <w:shd w:val="clear" w:color="auto" w:fill="auto"/>
            <w:vAlign w:val="center"/>
            <w:hideMark/>
          </w:tcPr>
          <w:p w:rsidR="0039126C" w:rsidRPr="00F13B67" w:rsidRDefault="0039126C" w:rsidP="004C666D">
            <w:pPr>
              <w:overflowPunct/>
              <w:autoSpaceDE/>
              <w:autoSpaceDN/>
              <w:adjustRightInd/>
              <w:jc w:val="center"/>
              <w:textAlignment w:val="auto"/>
              <w:rPr>
                <w:rFonts w:ascii="微软雅黑" w:eastAsia="微软雅黑" w:hAnsi="微软雅黑" w:cs="宋体"/>
                <w:color w:val="404040"/>
              </w:rPr>
            </w:pPr>
            <w:r w:rsidRPr="00F13B67">
              <w:rPr>
                <w:rFonts w:ascii="微软雅黑" w:eastAsia="微软雅黑" w:hAnsi="微软雅黑" w:cs="宋体" w:hint="eastAsia"/>
                <w:color w:val="404040"/>
              </w:rPr>
              <w:t>11</w:t>
            </w:r>
          </w:p>
        </w:tc>
        <w:tc>
          <w:tcPr>
            <w:tcW w:w="1258" w:type="dxa"/>
            <w:shd w:val="clear" w:color="auto" w:fill="auto"/>
            <w:vAlign w:val="center"/>
            <w:hideMark/>
          </w:tcPr>
          <w:p w:rsidR="0039126C" w:rsidRPr="00F13B67" w:rsidRDefault="0039126C" w:rsidP="004C666D">
            <w:pPr>
              <w:overflowPunct/>
              <w:autoSpaceDE/>
              <w:autoSpaceDN/>
              <w:adjustRightInd/>
              <w:jc w:val="both"/>
              <w:textAlignment w:val="auto"/>
              <w:rPr>
                <w:rFonts w:ascii="微软雅黑" w:eastAsia="微软雅黑" w:hAnsi="微软雅黑" w:cs="宋体"/>
                <w:color w:val="404040"/>
              </w:rPr>
            </w:pPr>
            <w:r w:rsidRPr="00F13B67">
              <w:rPr>
                <w:rFonts w:ascii="微软雅黑" w:eastAsia="微软雅黑" w:hAnsi="微软雅黑" w:cs="宋体" w:hint="eastAsia"/>
                <w:color w:val="404040"/>
              </w:rPr>
              <w:t>下单商品件数</w:t>
            </w:r>
          </w:p>
        </w:tc>
        <w:tc>
          <w:tcPr>
            <w:tcW w:w="683" w:type="dxa"/>
            <w:shd w:val="clear" w:color="auto" w:fill="auto"/>
            <w:vAlign w:val="center"/>
            <w:hideMark/>
          </w:tcPr>
          <w:p w:rsidR="0039126C" w:rsidRPr="00F13B67" w:rsidRDefault="0039126C" w:rsidP="004C666D">
            <w:pPr>
              <w:overflowPunct/>
              <w:autoSpaceDE/>
              <w:autoSpaceDN/>
              <w:adjustRightInd/>
              <w:jc w:val="both"/>
              <w:textAlignment w:val="auto"/>
              <w:rPr>
                <w:rFonts w:ascii="微软雅黑" w:eastAsia="微软雅黑" w:hAnsi="微软雅黑" w:cs="宋体"/>
                <w:color w:val="404040"/>
              </w:rPr>
            </w:pPr>
            <w:r w:rsidRPr="00F13B67">
              <w:rPr>
                <w:rFonts w:ascii="微软雅黑" w:eastAsia="微软雅黑" w:hAnsi="微软雅黑" w:cs="宋体" w:hint="eastAsia"/>
                <w:color w:val="404040"/>
              </w:rPr>
              <w:t>n-pop支持</w:t>
            </w:r>
          </w:p>
        </w:tc>
        <w:tc>
          <w:tcPr>
            <w:tcW w:w="3543" w:type="dxa"/>
            <w:shd w:val="clear" w:color="auto" w:fill="auto"/>
            <w:vAlign w:val="center"/>
            <w:hideMark/>
          </w:tcPr>
          <w:p w:rsidR="0039126C" w:rsidRPr="00F13B67" w:rsidRDefault="00753E1B" w:rsidP="004C666D">
            <w:pPr>
              <w:overflowPunct/>
              <w:autoSpaceDE/>
              <w:autoSpaceDN/>
              <w:adjustRightInd/>
              <w:textAlignment w:val="auto"/>
              <w:rPr>
                <w:rFonts w:ascii="微软雅黑" w:eastAsia="微软雅黑" w:hAnsi="微软雅黑" w:cs="宋体"/>
                <w:color w:val="FF0000"/>
              </w:rPr>
            </w:pPr>
            <w:r>
              <w:rPr>
                <w:rFonts w:hint="eastAsia"/>
                <w:sz w:val="21"/>
                <w:szCs w:val="21"/>
              </w:rPr>
              <w:t>先款订单（网上支付、转账）按付款时间统计，先货订单（货到付款、自提）按订单提交时间统计，每个商品计为一件。</w:t>
            </w:r>
          </w:p>
        </w:tc>
        <w:tc>
          <w:tcPr>
            <w:tcW w:w="754" w:type="dxa"/>
            <w:shd w:val="clear" w:color="auto" w:fill="auto"/>
            <w:vAlign w:val="center"/>
            <w:hideMark/>
          </w:tcPr>
          <w:p w:rsidR="0039126C" w:rsidRPr="00F13B67" w:rsidRDefault="0039126C" w:rsidP="004C666D">
            <w:pPr>
              <w:overflowPunct/>
              <w:autoSpaceDE/>
              <w:autoSpaceDN/>
              <w:adjustRightInd/>
              <w:textAlignment w:val="auto"/>
              <w:rPr>
                <w:rFonts w:ascii="微软雅黑" w:eastAsia="微软雅黑" w:hAnsi="微软雅黑" w:cs="宋体"/>
                <w:color w:val="404040"/>
              </w:rPr>
            </w:pPr>
            <w:r>
              <w:rPr>
                <w:rFonts w:ascii="微软雅黑" w:eastAsia="微软雅黑" w:hAnsi="微软雅黑" w:cs="宋体" w:hint="eastAsia"/>
                <w:color w:val="404040"/>
              </w:rPr>
              <w:t>√</w:t>
            </w:r>
          </w:p>
        </w:tc>
        <w:tc>
          <w:tcPr>
            <w:tcW w:w="708" w:type="dxa"/>
          </w:tcPr>
          <w:p w:rsidR="0039126C" w:rsidRPr="00F13B67" w:rsidRDefault="0039126C" w:rsidP="004C666D">
            <w:pPr>
              <w:overflowPunct/>
              <w:autoSpaceDE/>
              <w:autoSpaceDN/>
              <w:adjustRightInd/>
              <w:textAlignment w:val="auto"/>
              <w:rPr>
                <w:rFonts w:ascii="微软雅黑" w:eastAsia="微软雅黑" w:hAnsi="微软雅黑" w:cs="宋体"/>
                <w:color w:val="404040"/>
              </w:rPr>
            </w:pPr>
            <w:r>
              <w:rPr>
                <w:rFonts w:ascii="微软雅黑" w:eastAsia="微软雅黑" w:hAnsi="微软雅黑" w:cs="宋体" w:hint="eastAsia"/>
                <w:color w:val="404040"/>
              </w:rPr>
              <w:t>√</w:t>
            </w:r>
          </w:p>
        </w:tc>
        <w:tc>
          <w:tcPr>
            <w:tcW w:w="708" w:type="dxa"/>
          </w:tcPr>
          <w:p w:rsidR="0039126C" w:rsidRPr="00F13B67" w:rsidRDefault="0039126C" w:rsidP="004C666D">
            <w:pPr>
              <w:overflowPunct/>
              <w:autoSpaceDE/>
              <w:autoSpaceDN/>
              <w:adjustRightInd/>
              <w:textAlignment w:val="auto"/>
              <w:rPr>
                <w:rFonts w:ascii="微软雅黑" w:eastAsia="微软雅黑" w:hAnsi="微软雅黑" w:cs="宋体"/>
                <w:color w:val="404040"/>
              </w:rPr>
            </w:pPr>
            <w:r>
              <w:rPr>
                <w:rFonts w:ascii="微软雅黑" w:eastAsia="微软雅黑" w:hAnsi="微软雅黑" w:cs="宋体" w:hint="eastAsia"/>
                <w:color w:val="404040"/>
              </w:rPr>
              <w:t>√</w:t>
            </w:r>
          </w:p>
        </w:tc>
        <w:tc>
          <w:tcPr>
            <w:tcW w:w="708" w:type="dxa"/>
          </w:tcPr>
          <w:p w:rsidR="0039126C" w:rsidRPr="00F13B67" w:rsidRDefault="0039126C" w:rsidP="004C666D">
            <w:pPr>
              <w:overflowPunct/>
              <w:autoSpaceDE/>
              <w:autoSpaceDN/>
              <w:adjustRightInd/>
              <w:textAlignment w:val="auto"/>
              <w:rPr>
                <w:rFonts w:ascii="微软雅黑" w:eastAsia="微软雅黑" w:hAnsi="微软雅黑" w:cs="宋体"/>
                <w:color w:val="404040"/>
              </w:rPr>
            </w:pPr>
            <w:r>
              <w:rPr>
                <w:rFonts w:ascii="微软雅黑" w:eastAsia="微软雅黑" w:hAnsi="微软雅黑" w:cs="宋体" w:hint="eastAsia"/>
                <w:color w:val="404040"/>
              </w:rPr>
              <w:t>√</w:t>
            </w:r>
          </w:p>
        </w:tc>
      </w:tr>
    </w:tbl>
    <w:p w:rsidR="0039126C" w:rsidRDefault="0039126C" w:rsidP="0019360E"/>
    <w:p w:rsidR="0039126C" w:rsidRPr="0039126C" w:rsidRDefault="0039126C" w:rsidP="0019360E"/>
    <w:tbl>
      <w:tblPr>
        <w:tblW w:w="8824"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2"/>
        <w:gridCol w:w="1260"/>
        <w:gridCol w:w="399"/>
        <w:gridCol w:w="284"/>
        <w:gridCol w:w="992"/>
        <w:gridCol w:w="2551"/>
        <w:gridCol w:w="1159"/>
        <w:gridCol w:w="489"/>
        <w:gridCol w:w="619"/>
        <w:gridCol w:w="619"/>
      </w:tblGrid>
      <w:tr w:rsidR="00F62549" w:rsidRPr="00F13B67" w:rsidTr="0039126C">
        <w:trPr>
          <w:trHeight w:val="300"/>
        </w:trPr>
        <w:tc>
          <w:tcPr>
            <w:tcW w:w="456" w:type="dxa"/>
            <w:shd w:val="clear" w:color="000000" w:fill="F2F2F2"/>
            <w:vAlign w:val="center"/>
            <w:hideMark/>
          </w:tcPr>
          <w:p w:rsidR="004152CE" w:rsidRPr="00F13B67" w:rsidRDefault="004152CE" w:rsidP="00F13B67">
            <w:pPr>
              <w:overflowPunct/>
              <w:autoSpaceDE/>
              <w:autoSpaceDN/>
              <w:adjustRightInd/>
              <w:jc w:val="center"/>
              <w:textAlignment w:val="auto"/>
              <w:rPr>
                <w:rFonts w:ascii="微软雅黑" w:eastAsia="微软雅黑" w:hAnsi="微软雅黑" w:cs="宋体"/>
                <w:b/>
                <w:bCs/>
                <w:color w:val="404040"/>
              </w:rPr>
            </w:pPr>
            <w:bookmarkStart w:id="49" w:name="RANGE!A1"/>
            <w:r w:rsidRPr="00F13B67">
              <w:rPr>
                <w:rFonts w:ascii="微软雅黑" w:eastAsia="微软雅黑" w:hAnsi="微软雅黑" w:cs="宋体" w:hint="eastAsia"/>
                <w:b/>
                <w:bCs/>
                <w:color w:val="404040"/>
              </w:rPr>
              <w:t>序号</w:t>
            </w:r>
            <w:bookmarkEnd w:id="49"/>
          </w:p>
        </w:tc>
        <w:tc>
          <w:tcPr>
            <w:tcW w:w="1260" w:type="dxa"/>
            <w:shd w:val="clear" w:color="000000" w:fill="F2F2F2"/>
            <w:vAlign w:val="center"/>
            <w:hideMark/>
          </w:tcPr>
          <w:p w:rsidR="004152CE" w:rsidRPr="00F13B67" w:rsidRDefault="004152CE" w:rsidP="00F13B67">
            <w:pPr>
              <w:overflowPunct/>
              <w:autoSpaceDE/>
              <w:autoSpaceDN/>
              <w:adjustRightInd/>
              <w:jc w:val="center"/>
              <w:textAlignment w:val="auto"/>
              <w:rPr>
                <w:rFonts w:ascii="微软雅黑" w:eastAsia="微软雅黑" w:hAnsi="微软雅黑" w:cs="宋体"/>
                <w:b/>
                <w:bCs/>
                <w:color w:val="404040"/>
              </w:rPr>
            </w:pPr>
            <w:r w:rsidRPr="00F13B67">
              <w:rPr>
                <w:rFonts w:ascii="微软雅黑" w:eastAsia="微软雅黑" w:hAnsi="微软雅黑" w:cs="宋体" w:hint="eastAsia"/>
                <w:b/>
                <w:bCs/>
                <w:color w:val="404040"/>
              </w:rPr>
              <w:t>名称</w:t>
            </w:r>
          </w:p>
        </w:tc>
        <w:tc>
          <w:tcPr>
            <w:tcW w:w="683" w:type="dxa"/>
            <w:gridSpan w:val="2"/>
            <w:shd w:val="clear" w:color="000000" w:fill="F2F2F2"/>
            <w:vAlign w:val="center"/>
            <w:hideMark/>
          </w:tcPr>
          <w:p w:rsidR="004152CE" w:rsidRPr="00F13B67" w:rsidRDefault="004152CE" w:rsidP="00F13B67">
            <w:pPr>
              <w:overflowPunct/>
              <w:autoSpaceDE/>
              <w:autoSpaceDN/>
              <w:adjustRightInd/>
              <w:jc w:val="center"/>
              <w:textAlignment w:val="auto"/>
              <w:rPr>
                <w:rFonts w:ascii="微软雅黑" w:eastAsia="微软雅黑" w:hAnsi="微软雅黑" w:cs="宋体"/>
                <w:b/>
                <w:bCs/>
                <w:color w:val="404040"/>
              </w:rPr>
            </w:pPr>
            <w:r w:rsidRPr="00F13B67">
              <w:rPr>
                <w:rFonts w:ascii="微软雅黑" w:eastAsia="微软雅黑" w:hAnsi="微软雅黑" w:cs="宋体" w:hint="eastAsia"/>
                <w:b/>
                <w:bCs/>
                <w:color w:val="404040"/>
              </w:rPr>
              <w:t>来源</w:t>
            </w:r>
          </w:p>
        </w:tc>
        <w:tc>
          <w:tcPr>
            <w:tcW w:w="3543" w:type="dxa"/>
            <w:gridSpan w:val="2"/>
            <w:shd w:val="clear" w:color="000000" w:fill="F2F2F2"/>
            <w:vAlign w:val="center"/>
            <w:hideMark/>
          </w:tcPr>
          <w:p w:rsidR="004152CE" w:rsidRPr="00F13B67" w:rsidRDefault="004152CE" w:rsidP="00F13B67">
            <w:pPr>
              <w:overflowPunct/>
              <w:autoSpaceDE/>
              <w:autoSpaceDN/>
              <w:adjustRightInd/>
              <w:jc w:val="center"/>
              <w:textAlignment w:val="auto"/>
              <w:rPr>
                <w:rFonts w:ascii="微软雅黑" w:eastAsia="微软雅黑" w:hAnsi="微软雅黑" w:cs="宋体"/>
                <w:b/>
                <w:bCs/>
                <w:color w:val="404040"/>
              </w:rPr>
            </w:pPr>
            <w:r w:rsidRPr="00F13B67">
              <w:rPr>
                <w:rFonts w:ascii="微软雅黑" w:eastAsia="微软雅黑" w:hAnsi="微软雅黑" w:cs="宋体" w:hint="eastAsia"/>
                <w:b/>
                <w:bCs/>
                <w:color w:val="404040"/>
              </w:rPr>
              <w:t>口径定义</w:t>
            </w:r>
          </w:p>
        </w:tc>
        <w:tc>
          <w:tcPr>
            <w:tcW w:w="755" w:type="dxa"/>
            <w:shd w:val="clear" w:color="000000" w:fill="F2F2F2"/>
            <w:vAlign w:val="center"/>
            <w:hideMark/>
          </w:tcPr>
          <w:p w:rsidR="004152CE" w:rsidRPr="00F13B67" w:rsidRDefault="004152CE" w:rsidP="00F62549">
            <w:pPr>
              <w:overflowPunct/>
              <w:autoSpaceDE/>
              <w:autoSpaceDN/>
              <w:adjustRightInd/>
              <w:textAlignment w:val="auto"/>
              <w:rPr>
                <w:rFonts w:ascii="微软雅黑" w:eastAsia="微软雅黑" w:hAnsi="微软雅黑" w:cs="宋体"/>
                <w:b/>
                <w:bCs/>
                <w:color w:val="404040"/>
              </w:rPr>
            </w:pPr>
            <w:r w:rsidRPr="00F13B67">
              <w:rPr>
                <w:rFonts w:ascii="微软雅黑" w:eastAsia="微软雅黑" w:hAnsi="微软雅黑" w:cs="宋体" w:hint="eastAsia"/>
                <w:color w:val="404040"/>
              </w:rPr>
              <w:t>店铺整体</w:t>
            </w:r>
          </w:p>
        </w:tc>
        <w:tc>
          <w:tcPr>
            <w:tcW w:w="709" w:type="dxa"/>
            <w:shd w:val="clear" w:color="000000" w:fill="F2F2F2"/>
          </w:tcPr>
          <w:p w:rsidR="004152CE" w:rsidRPr="00F13B67" w:rsidRDefault="004152CE" w:rsidP="00F62549">
            <w:pPr>
              <w:overflowPunct/>
              <w:autoSpaceDE/>
              <w:autoSpaceDN/>
              <w:adjustRightInd/>
              <w:textAlignment w:val="auto"/>
              <w:rPr>
                <w:rFonts w:ascii="微软雅黑" w:eastAsia="微软雅黑" w:hAnsi="微软雅黑" w:cs="宋体"/>
                <w:color w:val="404040"/>
              </w:rPr>
            </w:pPr>
            <w:r>
              <w:rPr>
                <w:rFonts w:ascii="微软雅黑" w:eastAsia="微软雅黑" w:hAnsi="微软雅黑" w:cs="宋体" w:hint="eastAsia"/>
                <w:color w:val="404040"/>
              </w:rPr>
              <w:t>PC</w:t>
            </w:r>
          </w:p>
        </w:tc>
        <w:tc>
          <w:tcPr>
            <w:tcW w:w="709" w:type="dxa"/>
            <w:shd w:val="clear" w:color="000000" w:fill="F2F2F2"/>
          </w:tcPr>
          <w:p w:rsidR="004152CE" w:rsidRPr="00F13B67" w:rsidRDefault="004152CE" w:rsidP="00F62549">
            <w:pPr>
              <w:overflowPunct/>
              <w:autoSpaceDE/>
              <w:autoSpaceDN/>
              <w:adjustRightInd/>
              <w:textAlignment w:val="auto"/>
              <w:rPr>
                <w:rFonts w:ascii="微软雅黑" w:eastAsia="微软雅黑" w:hAnsi="微软雅黑" w:cs="宋体"/>
                <w:color w:val="404040"/>
              </w:rPr>
            </w:pPr>
            <w:r>
              <w:rPr>
                <w:rFonts w:ascii="微软雅黑" w:eastAsia="微软雅黑" w:hAnsi="微软雅黑" w:cs="宋体"/>
                <w:color w:val="404040"/>
              </w:rPr>
              <w:t>A</w:t>
            </w:r>
            <w:r>
              <w:rPr>
                <w:rFonts w:ascii="微软雅黑" w:eastAsia="微软雅黑" w:hAnsi="微软雅黑" w:cs="宋体" w:hint="eastAsia"/>
                <w:color w:val="404040"/>
              </w:rPr>
              <w:t>pp</w:t>
            </w:r>
          </w:p>
        </w:tc>
        <w:tc>
          <w:tcPr>
            <w:tcW w:w="709" w:type="dxa"/>
            <w:shd w:val="clear" w:color="000000" w:fill="F2F2F2"/>
          </w:tcPr>
          <w:p w:rsidR="004152CE" w:rsidRPr="00F13B67" w:rsidRDefault="004152CE" w:rsidP="00F62549">
            <w:pPr>
              <w:overflowPunct/>
              <w:autoSpaceDE/>
              <w:autoSpaceDN/>
              <w:adjustRightInd/>
              <w:textAlignment w:val="auto"/>
              <w:rPr>
                <w:rFonts w:ascii="微软雅黑" w:eastAsia="微软雅黑" w:hAnsi="微软雅黑" w:cs="宋体"/>
                <w:color w:val="404040"/>
              </w:rPr>
            </w:pPr>
            <w:proofErr w:type="spellStart"/>
            <w:r>
              <w:rPr>
                <w:rFonts w:ascii="微软雅黑" w:eastAsia="微软雅黑" w:hAnsi="微软雅黑" w:cs="宋体" w:hint="eastAsia"/>
                <w:color w:val="404040"/>
              </w:rPr>
              <w:t>wap</w:t>
            </w:r>
            <w:proofErr w:type="spellEnd"/>
          </w:p>
        </w:tc>
      </w:tr>
      <w:tr w:rsidR="00F62549" w:rsidRPr="00F13B67" w:rsidTr="0039126C">
        <w:trPr>
          <w:trHeight w:val="645"/>
        </w:trPr>
        <w:tc>
          <w:tcPr>
            <w:tcW w:w="456" w:type="dxa"/>
            <w:shd w:val="clear" w:color="auto" w:fill="auto"/>
            <w:vAlign w:val="center"/>
            <w:hideMark/>
          </w:tcPr>
          <w:p w:rsidR="004152CE" w:rsidRPr="00F13B67" w:rsidRDefault="004152CE" w:rsidP="00F13B67">
            <w:pPr>
              <w:overflowPunct/>
              <w:autoSpaceDE/>
              <w:autoSpaceDN/>
              <w:adjustRightInd/>
              <w:jc w:val="center"/>
              <w:textAlignment w:val="auto"/>
              <w:rPr>
                <w:rFonts w:ascii="微软雅黑" w:eastAsia="微软雅黑" w:hAnsi="微软雅黑" w:cs="宋体"/>
                <w:color w:val="404040"/>
              </w:rPr>
            </w:pPr>
            <w:r w:rsidRPr="00F13B67">
              <w:rPr>
                <w:rFonts w:ascii="微软雅黑" w:eastAsia="微软雅黑" w:hAnsi="微软雅黑" w:cs="宋体" w:hint="eastAsia"/>
                <w:color w:val="404040"/>
              </w:rPr>
              <w:t>1</w:t>
            </w:r>
          </w:p>
        </w:tc>
        <w:tc>
          <w:tcPr>
            <w:tcW w:w="1260" w:type="dxa"/>
            <w:shd w:val="clear" w:color="auto" w:fill="auto"/>
            <w:vAlign w:val="center"/>
            <w:hideMark/>
          </w:tcPr>
          <w:p w:rsidR="004152CE" w:rsidRPr="00F13B67" w:rsidRDefault="004152CE" w:rsidP="00F13B67">
            <w:pPr>
              <w:overflowPunct/>
              <w:autoSpaceDE/>
              <w:autoSpaceDN/>
              <w:adjustRightInd/>
              <w:jc w:val="both"/>
              <w:textAlignment w:val="auto"/>
              <w:rPr>
                <w:rFonts w:ascii="微软雅黑" w:eastAsia="微软雅黑" w:hAnsi="微软雅黑" w:cs="宋体"/>
                <w:color w:val="404040"/>
              </w:rPr>
            </w:pPr>
            <w:r w:rsidRPr="00F13B67">
              <w:rPr>
                <w:rFonts w:ascii="微软雅黑" w:eastAsia="微软雅黑" w:hAnsi="微软雅黑" w:cs="宋体" w:hint="eastAsia"/>
                <w:color w:val="404040"/>
              </w:rPr>
              <w:t>上架商品数量(product)</w:t>
            </w:r>
          </w:p>
        </w:tc>
        <w:tc>
          <w:tcPr>
            <w:tcW w:w="683" w:type="dxa"/>
            <w:gridSpan w:val="2"/>
            <w:shd w:val="clear" w:color="auto" w:fill="auto"/>
            <w:vAlign w:val="center"/>
            <w:hideMark/>
          </w:tcPr>
          <w:p w:rsidR="004152CE" w:rsidRPr="00F13B67" w:rsidRDefault="004152CE" w:rsidP="00F13B67">
            <w:pPr>
              <w:overflowPunct/>
              <w:autoSpaceDE/>
              <w:autoSpaceDN/>
              <w:adjustRightInd/>
              <w:jc w:val="both"/>
              <w:textAlignment w:val="auto"/>
              <w:rPr>
                <w:rFonts w:ascii="微软雅黑" w:eastAsia="微软雅黑" w:hAnsi="微软雅黑" w:cs="宋体"/>
                <w:color w:val="404040"/>
              </w:rPr>
            </w:pPr>
            <w:r w:rsidRPr="00F13B67">
              <w:rPr>
                <w:rFonts w:ascii="微软雅黑" w:eastAsia="微软雅黑" w:hAnsi="微软雅黑" w:cs="宋体" w:hint="eastAsia"/>
                <w:color w:val="404040"/>
              </w:rPr>
              <w:t>n-pop支持</w:t>
            </w:r>
          </w:p>
        </w:tc>
        <w:tc>
          <w:tcPr>
            <w:tcW w:w="3543" w:type="dxa"/>
            <w:gridSpan w:val="2"/>
            <w:shd w:val="clear" w:color="auto" w:fill="auto"/>
            <w:vAlign w:val="center"/>
            <w:hideMark/>
          </w:tcPr>
          <w:p w:rsidR="004152CE" w:rsidRPr="00661DC2" w:rsidRDefault="004152CE" w:rsidP="00F13B67">
            <w:pPr>
              <w:overflowPunct/>
              <w:autoSpaceDE/>
              <w:autoSpaceDN/>
              <w:adjustRightInd/>
              <w:textAlignment w:val="auto"/>
              <w:rPr>
                <w:rFonts w:ascii="微软雅黑" w:eastAsia="微软雅黑" w:hAnsi="微软雅黑" w:cs="宋体"/>
                <w:color w:val="000000" w:themeColor="text1"/>
              </w:rPr>
            </w:pPr>
            <w:r w:rsidRPr="00661DC2">
              <w:rPr>
                <w:rFonts w:ascii="微软雅黑" w:eastAsia="微软雅黑" w:hAnsi="微软雅黑" w:cs="宋体" w:hint="eastAsia"/>
                <w:color w:val="000000" w:themeColor="text1"/>
              </w:rPr>
              <w:t>统计时间内，按product粒度统计店铺的上架商品的总数量。</w:t>
            </w:r>
          </w:p>
        </w:tc>
        <w:tc>
          <w:tcPr>
            <w:tcW w:w="755" w:type="dxa"/>
            <w:shd w:val="clear" w:color="auto" w:fill="auto"/>
            <w:vAlign w:val="center"/>
            <w:hideMark/>
          </w:tcPr>
          <w:p w:rsidR="004152CE" w:rsidRPr="00F13B67" w:rsidRDefault="00557049" w:rsidP="00F62549">
            <w:pPr>
              <w:overflowPunct/>
              <w:autoSpaceDE/>
              <w:autoSpaceDN/>
              <w:adjustRightInd/>
              <w:textAlignment w:val="auto"/>
              <w:rPr>
                <w:rFonts w:ascii="微软雅黑" w:eastAsia="微软雅黑" w:hAnsi="微软雅黑" w:cs="宋体"/>
                <w:color w:val="404040"/>
              </w:rPr>
            </w:pPr>
            <w:r>
              <w:rPr>
                <w:rFonts w:ascii="微软雅黑" w:eastAsia="微软雅黑" w:hAnsi="微软雅黑" w:cs="宋体" w:hint="eastAsia"/>
                <w:color w:val="404040"/>
              </w:rPr>
              <w:t>√</w:t>
            </w:r>
          </w:p>
        </w:tc>
        <w:tc>
          <w:tcPr>
            <w:tcW w:w="709" w:type="dxa"/>
          </w:tcPr>
          <w:p w:rsidR="004152CE" w:rsidRPr="00F13B67" w:rsidRDefault="004152CE" w:rsidP="00F62549">
            <w:pPr>
              <w:overflowPunct/>
              <w:autoSpaceDE/>
              <w:autoSpaceDN/>
              <w:adjustRightInd/>
              <w:textAlignment w:val="auto"/>
              <w:rPr>
                <w:rFonts w:ascii="微软雅黑" w:eastAsia="微软雅黑" w:hAnsi="微软雅黑" w:cs="宋体"/>
                <w:color w:val="404040"/>
              </w:rPr>
            </w:pPr>
          </w:p>
        </w:tc>
        <w:tc>
          <w:tcPr>
            <w:tcW w:w="709" w:type="dxa"/>
          </w:tcPr>
          <w:p w:rsidR="004152CE" w:rsidRPr="00F13B67" w:rsidRDefault="004152CE" w:rsidP="00F62549">
            <w:pPr>
              <w:overflowPunct/>
              <w:autoSpaceDE/>
              <w:autoSpaceDN/>
              <w:adjustRightInd/>
              <w:textAlignment w:val="auto"/>
              <w:rPr>
                <w:rFonts w:ascii="微软雅黑" w:eastAsia="微软雅黑" w:hAnsi="微软雅黑" w:cs="宋体"/>
                <w:color w:val="404040"/>
              </w:rPr>
            </w:pPr>
          </w:p>
        </w:tc>
        <w:tc>
          <w:tcPr>
            <w:tcW w:w="709" w:type="dxa"/>
          </w:tcPr>
          <w:p w:rsidR="004152CE" w:rsidRPr="00F13B67" w:rsidRDefault="004152CE" w:rsidP="00F62549">
            <w:pPr>
              <w:overflowPunct/>
              <w:autoSpaceDE/>
              <w:autoSpaceDN/>
              <w:adjustRightInd/>
              <w:textAlignment w:val="auto"/>
              <w:rPr>
                <w:rFonts w:ascii="微软雅黑" w:eastAsia="微软雅黑" w:hAnsi="微软雅黑" w:cs="宋体"/>
                <w:color w:val="404040"/>
              </w:rPr>
            </w:pPr>
          </w:p>
        </w:tc>
      </w:tr>
      <w:tr w:rsidR="00F62549" w:rsidRPr="00F13B67" w:rsidTr="0039126C">
        <w:trPr>
          <w:trHeight w:val="330"/>
        </w:trPr>
        <w:tc>
          <w:tcPr>
            <w:tcW w:w="456" w:type="dxa"/>
            <w:shd w:val="clear" w:color="auto" w:fill="auto"/>
            <w:vAlign w:val="center"/>
            <w:hideMark/>
          </w:tcPr>
          <w:p w:rsidR="004152CE" w:rsidRPr="00F13B67" w:rsidRDefault="004152CE" w:rsidP="00F13B67">
            <w:pPr>
              <w:overflowPunct/>
              <w:autoSpaceDE/>
              <w:autoSpaceDN/>
              <w:adjustRightInd/>
              <w:jc w:val="center"/>
              <w:textAlignment w:val="auto"/>
              <w:rPr>
                <w:rFonts w:ascii="微软雅黑" w:eastAsia="微软雅黑" w:hAnsi="微软雅黑" w:cs="宋体"/>
                <w:color w:val="404040"/>
              </w:rPr>
            </w:pPr>
            <w:r w:rsidRPr="00F13B67">
              <w:rPr>
                <w:rFonts w:ascii="微软雅黑" w:eastAsia="微软雅黑" w:hAnsi="微软雅黑" w:cs="宋体" w:hint="eastAsia"/>
                <w:color w:val="404040"/>
              </w:rPr>
              <w:t>2</w:t>
            </w:r>
          </w:p>
        </w:tc>
        <w:tc>
          <w:tcPr>
            <w:tcW w:w="1260" w:type="dxa"/>
            <w:shd w:val="clear" w:color="auto" w:fill="auto"/>
            <w:vAlign w:val="center"/>
            <w:hideMark/>
          </w:tcPr>
          <w:p w:rsidR="004152CE" w:rsidRPr="00F13B67" w:rsidRDefault="004152CE" w:rsidP="00F13B67">
            <w:pPr>
              <w:overflowPunct/>
              <w:autoSpaceDE/>
              <w:autoSpaceDN/>
              <w:adjustRightInd/>
              <w:jc w:val="both"/>
              <w:textAlignment w:val="auto"/>
              <w:rPr>
                <w:rFonts w:ascii="微软雅黑" w:eastAsia="微软雅黑" w:hAnsi="微软雅黑" w:cs="宋体"/>
                <w:color w:val="404040"/>
              </w:rPr>
            </w:pPr>
            <w:r w:rsidRPr="00F13B67">
              <w:rPr>
                <w:rFonts w:ascii="微软雅黑" w:eastAsia="微软雅黑" w:hAnsi="微软雅黑" w:cs="宋体" w:hint="eastAsia"/>
                <w:color w:val="404040"/>
              </w:rPr>
              <w:t>上架商品数量(SKU)</w:t>
            </w:r>
          </w:p>
        </w:tc>
        <w:tc>
          <w:tcPr>
            <w:tcW w:w="683" w:type="dxa"/>
            <w:gridSpan w:val="2"/>
            <w:shd w:val="clear" w:color="auto" w:fill="auto"/>
            <w:vAlign w:val="center"/>
            <w:hideMark/>
          </w:tcPr>
          <w:p w:rsidR="004152CE" w:rsidRPr="00F13B67" w:rsidRDefault="004152CE" w:rsidP="00F13B67">
            <w:pPr>
              <w:overflowPunct/>
              <w:autoSpaceDE/>
              <w:autoSpaceDN/>
              <w:adjustRightInd/>
              <w:jc w:val="both"/>
              <w:textAlignment w:val="auto"/>
              <w:rPr>
                <w:rFonts w:ascii="微软雅黑" w:eastAsia="微软雅黑" w:hAnsi="微软雅黑" w:cs="宋体"/>
                <w:color w:val="404040"/>
              </w:rPr>
            </w:pPr>
            <w:r w:rsidRPr="00F13B67">
              <w:rPr>
                <w:rFonts w:ascii="微软雅黑" w:eastAsia="微软雅黑" w:hAnsi="微软雅黑" w:cs="宋体" w:hint="eastAsia"/>
                <w:color w:val="404040"/>
              </w:rPr>
              <w:t>n-pop支持</w:t>
            </w:r>
          </w:p>
        </w:tc>
        <w:tc>
          <w:tcPr>
            <w:tcW w:w="3543" w:type="dxa"/>
            <w:gridSpan w:val="2"/>
            <w:shd w:val="clear" w:color="auto" w:fill="auto"/>
            <w:vAlign w:val="center"/>
            <w:hideMark/>
          </w:tcPr>
          <w:p w:rsidR="004152CE" w:rsidRPr="00661DC2" w:rsidRDefault="004152CE" w:rsidP="00F13B67">
            <w:pPr>
              <w:overflowPunct/>
              <w:autoSpaceDE/>
              <w:autoSpaceDN/>
              <w:adjustRightInd/>
              <w:textAlignment w:val="auto"/>
              <w:rPr>
                <w:rFonts w:ascii="微软雅黑" w:eastAsia="微软雅黑" w:hAnsi="微软雅黑" w:cs="宋体"/>
                <w:color w:val="000000" w:themeColor="text1"/>
              </w:rPr>
            </w:pPr>
            <w:r w:rsidRPr="00661DC2">
              <w:rPr>
                <w:rFonts w:ascii="微软雅黑" w:eastAsia="微软雅黑" w:hAnsi="微软雅黑" w:cs="宋体" w:hint="eastAsia"/>
                <w:color w:val="000000" w:themeColor="text1"/>
              </w:rPr>
              <w:t>统计时间内，按SKU粒度统计店铺的上架商品的总数量。</w:t>
            </w:r>
          </w:p>
        </w:tc>
        <w:tc>
          <w:tcPr>
            <w:tcW w:w="755" w:type="dxa"/>
            <w:shd w:val="clear" w:color="auto" w:fill="auto"/>
            <w:vAlign w:val="center"/>
            <w:hideMark/>
          </w:tcPr>
          <w:p w:rsidR="004152CE" w:rsidRPr="00F13B67" w:rsidRDefault="00557049" w:rsidP="00F62549">
            <w:pPr>
              <w:overflowPunct/>
              <w:autoSpaceDE/>
              <w:autoSpaceDN/>
              <w:adjustRightInd/>
              <w:textAlignment w:val="auto"/>
              <w:rPr>
                <w:rFonts w:ascii="微软雅黑" w:eastAsia="微软雅黑" w:hAnsi="微软雅黑" w:cs="宋体"/>
                <w:color w:val="404040"/>
              </w:rPr>
            </w:pPr>
            <w:r>
              <w:rPr>
                <w:rFonts w:ascii="微软雅黑" w:eastAsia="微软雅黑" w:hAnsi="微软雅黑" w:cs="宋体" w:hint="eastAsia"/>
                <w:color w:val="404040"/>
              </w:rPr>
              <w:t>√</w:t>
            </w:r>
          </w:p>
        </w:tc>
        <w:tc>
          <w:tcPr>
            <w:tcW w:w="709" w:type="dxa"/>
          </w:tcPr>
          <w:p w:rsidR="004152CE" w:rsidRPr="00F13B67" w:rsidRDefault="004152CE" w:rsidP="00F62549">
            <w:pPr>
              <w:overflowPunct/>
              <w:autoSpaceDE/>
              <w:autoSpaceDN/>
              <w:adjustRightInd/>
              <w:textAlignment w:val="auto"/>
              <w:rPr>
                <w:rFonts w:ascii="微软雅黑" w:eastAsia="微软雅黑" w:hAnsi="微软雅黑" w:cs="宋体"/>
                <w:color w:val="404040"/>
              </w:rPr>
            </w:pPr>
          </w:p>
        </w:tc>
        <w:tc>
          <w:tcPr>
            <w:tcW w:w="709" w:type="dxa"/>
          </w:tcPr>
          <w:p w:rsidR="004152CE" w:rsidRPr="00F13B67" w:rsidRDefault="004152CE" w:rsidP="00F62549">
            <w:pPr>
              <w:overflowPunct/>
              <w:autoSpaceDE/>
              <w:autoSpaceDN/>
              <w:adjustRightInd/>
              <w:textAlignment w:val="auto"/>
              <w:rPr>
                <w:rFonts w:ascii="微软雅黑" w:eastAsia="微软雅黑" w:hAnsi="微软雅黑" w:cs="宋体"/>
                <w:color w:val="404040"/>
              </w:rPr>
            </w:pPr>
          </w:p>
        </w:tc>
        <w:tc>
          <w:tcPr>
            <w:tcW w:w="709" w:type="dxa"/>
          </w:tcPr>
          <w:p w:rsidR="004152CE" w:rsidRPr="00F13B67" w:rsidRDefault="004152CE" w:rsidP="00F62549">
            <w:pPr>
              <w:overflowPunct/>
              <w:autoSpaceDE/>
              <w:autoSpaceDN/>
              <w:adjustRightInd/>
              <w:textAlignment w:val="auto"/>
              <w:rPr>
                <w:rFonts w:ascii="微软雅黑" w:eastAsia="微软雅黑" w:hAnsi="微软雅黑" w:cs="宋体"/>
                <w:color w:val="404040"/>
              </w:rPr>
            </w:pPr>
          </w:p>
        </w:tc>
      </w:tr>
      <w:tr w:rsidR="00F62549" w:rsidRPr="00F13B67" w:rsidTr="0039126C">
        <w:trPr>
          <w:trHeight w:val="960"/>
        </w:trPr>
        <w:tc>
          <w:tcPr>
            <w:tcW w:w="456" w:type="dxa"/>
            <w:shd w:val="clear" w:color="auto" w:fill="auto"/>
            <w:vAlign w:val="center"/>
            <w:hideMark/>
          </w:tcPr>
          <w:p w:rsidR="004152CE" w:rsidRPr="00F13B67" w:rsidRDefault="004152CE" w:rsidP="00F13B67">
            <w:pPr>
              <w:overflowPunct/>
              <w:autoSpaceDE/>
              <w:autoSpaceDN/>
              <w:adjustRightInd/>
              <w:jc w:val="center"/>
              <w:textAlignment w:val="auto"/>
              <w:rPr>
                <w:rFonts w:ascii="微软雅黑" w:eastAsia="微软雅黑" w:hAnsi="微软雅黑" w:cs="宋体"/>
                <w:color w:val="404040"/>
              </w:rPr>
            </w:pPr>
            <w:r w:rsidRPr="00F13B67">
              <w:rPr>
                <w:rFonts w:ascii="微软雅黑" w:eastAsia="微软雅黑" w:hAnsi="微软雅黑" w:cs="宋体" w:hint="eastAsia"/>
                <w:color w:val="404040"/>
              </w:rPr>
              <w:t>3</w:t>
            </w:r>
          </w:p>
        </w:tc>
        <w:tc>
          <w:tcPr>
            <w:tcW w:w="1260" w:type="dxa"/>
            <w:shd w:val="clear" w:color="auto" w:fill="auto"/>
            <w:vAlign w:val="center"/>
            <w:hideMark/>
          </w:tcPr>
          <w:p w:rsidR="004152CE" w:rsidRPr="00F13B67" w:rsidRDefault="004152CE" w:rsidP="00F13B67">
            <w:pPr>
              <w:overflowPunct/>
              <w:autoSpaceDE/>
              <w:autoSpaceDN/>
              <w:adjustRightInd/>
              <w:jc w:val="both"/>
              <w:textAlignment w:val="auto"/>
              <w:rPr>
                <w:rFonts w:ascii="微软雅黑" w:eastAsia="微软雅黑" w:hAnsi="微软雅黑" w:cs="宋体"/>
                <w:color w:val="404040"/>
              </w:rPr>
            </w:pPr>
            <w:r w:rsidRPr="00F13B67">
              <w:rPr>
                <w:rFonts w:ascii="微软雅黑" w:eastAsia="微软雅黑" w:hAnsi="微软雅黑" w:cs="宋体" w:hint="eastAsia"/>
                <w:color w:val="404040"/>
              </w:rPr>
              <w:t>浏览量</w:t>
            </w:r>
          </w:p>
        </w:tc>
        <w:tc>
          <w:tcPr>
            <w:tcW w:w="683" w:type="dxa"/>
            <w:gridSpan w:val="2"/>
            <w:shd w:val="clear" w:color="auto" w:fill="auto"/>
            <w:vAlign w:val="center"/>
            <w:hideMark/>
          </w:tcPr>
          <w:p w:rsidR="004152CE" w:rsidRPr="00F13B67" w:rsidRDefault="004152CE" w:rsidP="00F13B67">
            <w:pPr>
              <w:overflowPunct/>
              <w:autoSpaceDE/>
              <w:autoSpaceDN/>
              <w:adjustRightInd/>
              <w:jc w:val="both"/>
              <w:textAlignment w:val="auto"/>
              <w:rPr>
                <w:rFonts w:ascii="微软雅黑" w:eastAsia="微软雅黑" w:hAnsi="微软雅黑" w:cs="宋体"/>
                <w:color w:val="404040"/>
              </w:rPr>
            </w:pPr>
            <w:r w:rsidRPr="00F13B67">
              <w:rPr>
                <w:rFonts w:ascii="微软雅黑" w:eastAsia="微软雅黑" w:hAnsi="微软雅黑" w:cs="宋体" w:hint="eastAsia"/>
                <w:color w:val="404040"/>
              </w:rPr>
              <w:t>大数据支持</w:t>
            </w:r>
          </w:p>
        </w:tc>
        <w:tc>
          <w:tcPr>
            <w:tcW w:w="3543" w:type="dxa"/>
            <w:gridSpan w:val="2"/>
            <w:shd w:val="clear" w:color="auto" w:fill="auto"/>
            <w:vAlign w:val="center"/>
            <w:hideMark/>
          </w:tcPr>
          <w:p w:rsidR="004152CE" w:rsidRPr="00661DC2" w:rsidRDefault="004152CE" w:rsidP="003261CA">
            <w:pPr>
              <w:overflowPunct/>
              <w:autoSpaceDE/>
              <w:autoSpaceDN/>
              <w:adjustRightInd/>
              <w:textAlignment w:val="auto"/>
              <w:rPr>
                <w:rFonts w:ascii="微软雅黑" w:eastAsia="微软雅黑" w:hAnsi="微软雅黑" w:cs="宋体"/>
                <w:color w:val="000000" w:themeColor="text1"/>
              </w:rPr>
            </w:pPr>
            <w:r w:rsidRPr="00661DC2">
              <w:rPr>
                <w:rFonts w:ascii="微软雅黑" w:eastAsia="微软雅黑" w:hAnsi="微软雅黑" w:cs="宋体" w:hint="eastAsia"/>
                <w:color w:val="000000" w:themeColor="text1"/>
              </w:rPr>
              <w:t>也叫访问量（PV），</w:t>
            </w:r>
            <w:r w:rsidR="006E1958" w:rsidRPr="006E1958">
              <w:rPr>
                <w:rFonts w:ascii="微软雅黑" w:eastAsia="微软雅黑" w:hAnsi="微软雅黑" w:cs="宋体" w:hint="eastAsia"/>
                <w:color w:val="000000" w:themeColor="text1"/>
              </w:rPr>
              <w:t>用户每1次对网站中的每个网页访问均被记录1次。用户对同一页面的多次访问，访问量累计</w:t>
            </w:r>
            <w:ins w:id="50" w:author="wangyuxia（王玉霞.信息技术中心.平台系统部产品经理)" w:date="2015-02-02T15:17:00Z">
              <w:r w:rsidR="00A83491">
                <w:rPr>
                  <w:rFonts w:ascii="微软雅黑" w:eastAsia="微软雅黑" w:hAnsi="微软雅黑" w:cs="宋体" w:hint="eastAsia"/>
                  <w:color w:val="000000" w:themeColor="text1"/>
                </w:rPr>
                <w:t>。</w:t>
              </w:r>
            </w:ins>
          </w:p>
        </w:tc>
        <w:tc>
          <w:tcPr>
            <w:tcW w:w="755" w:type="dxa"/>
            <w:shd w:val="clear" w:color="auto" w:fill="auto"/>
            <w:vAlign w:val="center"/>
            <w:hideMark/>
          </w:tcPr>
          <w:p w:rsidR="004152CE" w:rsidRPr="00F13B67" w:rsidRDefault="00557049" w:rsidP="00F62549">
            <w:pPr>
              <w:overflowPunct/>
              <w:autoSpaceDE/>
              <w:autoSpaceDN/>
              <w:adjustRightInd/>
              <w:textAlignment w:val="auto"/>
              <w:rPr>
                <w:rFonts w:ascii="微软雅黑" w:eastAsia="微软雅黑" w:hAnsi="微软雅黑" w:cs="宋体"/>
                <w:color w:val="404040"/>
              </w:rPr>
            </w:pPr>
            <w:r>
              <w:rPr>
                <w:rFonts w:ascii="微软雅黑" w:eastAsia="微软雅黑" w:hAnsi="微软雅黑" w:cs="宋体" w:hint="eastAsia"/>
                <w:color w:val="404040"/>
              </w:rPr>
              <w:t>√</w:t>
            </w:r>
          </w:p>
        </w:tc>
        <w:tc>
          <w:tcPr>
            <w:tcW w:w="709" w:type="dxa"/>
          </w:tcPr>
          <w:p w:rsidR="004152CE" w:rsidRPr="00F13B67" w:rsidRDefault="00557049" w:rsidP="00F62549">
            <w:pPr>
              <w:overflowPunct/>
              <w:autoSpaceDE/>
              <w:autoSpaceDN/>
              <w:adjustRightInd/>
              <w:textAlignment w:val="auto"/>
              <w:rPr>
                <w:rFonts w:ascii="微软雅黑" w:eastAsia="微软雅黑" w:hAnsi="微软雅黑" w:cs="宋体"/>
                <w:color w:val="404040"/>
              </w:rPr>
            </w:pPr>
            <w:r>
              <w:rPr>
                <w:rFonts w:ascii="微软雅黑" w:eastAsia="微软雅黑" w:hAnsi="微软雅黑" w:cs="宋体" w:hint="eastAsia"/>
                <w:color w:val="404040"/>
              </w:rPr>
              <w:t>√</w:t>
            </w:r>
          </w:p>
        </w:tc>
        <w:tc>
          <w:tcPr>
            <w:tcW w:w="709" w:type="dxa"/>
          </w:tcPr>
          <w:p w:rsidR="004152CE" w:rsidRPr="00F13B67" w:rsidRDefault="00557049" w:rsidP="00F62549">
            <w:pPr>
              <w:overflowPunct/>
              <w:autoSpaceDE/>
              <w:autoSpaceDN/>
              <w:adjustRightInd/>
              <w:textAlignment w:val="auto"/>
              <w:rPr>
                <w:rFonts w:ascii="微软雅黑" w:eastAsia="微软雅黑" w:hAnsi="微软雅黑" w:cs="宋体"/>
                <w:color w:val="404040"/>
              </w:rPr>
            </w:pPr>
            <w:r>
              <w:rPr>
                <w:rFonts w:ascii="微软雅黑" w:eastAsia="微软雅黑" w:hAnsi="微软雅黑" w:cs="宋体" w:hint="eastAsia"/>
                <w:color w:val="404040"/>
              </w:rPr>
              <w:t>√</w:t>
            </w:r>
          </w:p>
        </w:tc>
        <w:tc>
          <w:tcPr>
            <w:tcW w:w="709" w:type="dxa"/>
          </w:tcPr>
          <w:p w:rsidR="004152CE" w:rsidRPr="00F13B67" w:rsidRDefault="00557049" w:rsidP="00F62549">
            <w:pPr>
              <w:overflowPunct/>
              <w:autoSpaceDE/>
              <w:autoSpaceDN/>
              <w:adjustRightInd/>
              <w:textAlignment w:val="auto"/>
              <w:rPr>
                <w:rFonts w:ascii="微软雅黑" w:eastAsia="微软雅黑" w:hAnsi="微软雅黑" w:cs="宋体"/>
                <w:color w:val="404040"/>
              </w:rPr>
            </w:pPr>
            <w:r>
              <w:rPr>
                <w:rFonts w:ascii="微软雅黑" w:eastAsia="微软雅黑" w:hAnsi="微软雅黑" w:cs="宋体" w:hint="eastAsia"/>
                <w:color w:val="404040"/>
              </w:rPr>
              <w:t>√</w:t>
            </w:r>
          </w:p>
        </w:tc>
      </w:tr>
      <w:tr w:rsidR="00F62549" w:rsidRPr="00F13B67" w:rsidTr="0039126C">
        <w:trPr>
          <w:trHeight w:val="1305"/>
        </w:trPr>
        <w:tc>
          <w:tcPr>
            <w:tcW w:w="456" w:type="dxa"/>
            <w:shd w:val="clear" w:color="auto" w:fill="auto"/>
            <w:vAlign w:val="center"/>
            <w:hideMark/>
          </w:tcPr>
          <w:p w:rsidR="004152CE" w:rsidRPr="00F13B67" w:rsidRDefault="004152CE" w:rsidP="00F13B67">
            <w:pPr>
              <w:overflowPunct/>
              <w:autoSpaceDE/>
              <w:autoSpaceDN/>
              <w:adjustRightInd/>
              <w:jc w:val="center"/>
              <w:textAlignment w:val="auto"/>
              <w:rPr>
                <w:rFonts w:ascii="微软雅黑" w:eastAsia="微软雅黑" w:hAnsi="微软雅黑" w:cs="宋体"/>
                <w:color w:val="404040"/>
              </w:rPr>
            </w:pPr>
            <w:r w:rsidRPr="00F13B67">
              <w:rPr>
                <w:rFonts w:ascii="微软雅黑" w:eastAsia="微软雅黑" w:hAnsi="微软雅黑" w:cs="宋体" w:hint="eastAsia"/>
                <w:color w:val="404040"/>
              </w:rPr>
              <w:t>4</w:t>
            </w:r>
          </w:p>
        </w:tc>
        <w:tc>
          <w:tcPr>
            <w:tcW w:w="1260" w:type="dxa"/>
            <w:shd w:val="clear" w:color="auto" w:fill="auto"/>
            <w:vAlign w:val="center"/>
            <w:hideMark/>
          </w:tcPr>
          <w:p w:rsidR="004152CE" w:rsidRPr="00F13B67" w:rsidRDefault="004152CE" w:rsidP="00F13B67">
            <w:pPr>
              <w:overflowPunct/>
              <w:autoSpaceDE/>
              <w:autoSpaceDN/>
              <w:adjustRightInd/>
              <w:jc w:val="both"/>
              <w:textAlignment w:val="auto"/>
              <w:rPr>
                <w:rFonts w:ascii="微软雅黑" w:eastAsia="微软雅黑" w:hAnsi="微软雅黑" w:cs="宋体"/>
                <w:color w:val="D8D8D8"/>
              </w:rPr>
            </w:pPr>
            <w:r w:rsidRPr="00F13B67">
              <w:rPr>
                <w:rFonts w:ascii="微软雅黑" w:eastAsia="微软雅黑" w:hAnsi="微软雅黑" w:cs="宋体" w:hint="eastAsia"/>
                <w:color w:val="D8D8D8"/>
              </w:rPr>
              <w:t>访问次数</w:t>
            </w:r>
          </w:p>
        </w:tc>
        <w:tc>
          <w:tcPr>
            <w:tcW w:w="683" w:type="dxa"/>
            <w:gridSpan w:val="2"/>
            <w:shd w:val="clear" w:color="auto" w:fill="auto"/>
            <w:vAlign w:val="center"/>
            <w:hideMark/>
          </w:tcPr>
          <w:p w:rsidR="004152CE" w:rsidRPr="00F13B67" w:rsidRDefault="004152CE" w:rsidP="00F13B67">
            <w:pPr>
              <w:overflowPunct/>
              <w:autoSpaceDE/>
              <w:autoSpaceDN/>
              <w:adjustRightInd/>
              <w:jc w:val="both"/>
              <w:textAlignment w:val="auto"/>
              <w:rPr>
                <w:rFonts w:ascii="微软雅黑" w:eastAsia="微软雅黑" w:hAnsi="微软雅黑" w:cs="宋体"/>
                <w:color w:val="D8D8D8"/>
              </w:rPr>
            </w:pPr>
            <w:r w:rsidRPr="00F13B67">
              <w:rPr>
                <w:rFonts w:ascii="微软雅黑" w:eastAsia="微软雅黑" w:hAnsi="微软雅黑" w:cs="宋体" w:hint="eastAsia"/>
                <w:color w:val="D8D8D8"/>
              </w:rPr>
              <w:t>大数据支持</w:t>
            </w:r>
          </w:p>
        </w:tc>
        <w:tc>
          <w:tcPr>
            <w:tcW w:w="3543" w:type="dxa"/>
            <w:gridSpan w:val="2"/>
            <w:shd w:val="clear" w:color="auto" w:fill="auto"/>
            <w:vAlign w:val="center"/>
            <w:hideMark/>
          </w:tcPr>
          <w:p w:rsidR="004152CE" w:rsidRPr="00F13B67" w:rsidRDefault="004152CE" w:rsidP="00F13B67">
            <w:pPr>
              <w:overflowPunct/>
              <w:autoSpaceDE/>
              <w:autoSpaceDN/>
              <w:adjustRightInd/>
              <w:textAlignment w:val="auto"/>
              <w:rPr>
                <w:rFonts w:ascii="微软雅黑" w:eastAsia="微软雅黑" w:hAnsi="微软雅黑" w:cs="宋体"/>
                <w:color w:val="D8D8D8"/>
              </w:rPr>
            </w:pPr>
            <w:r w:rsidRPr="00F13B67">
              <w:rPr>
                <w:rFonts w:ascii="微软雅黑" w:eastAsia="微软雅黑" w:hAnsi="微软雅黑" w:cs="宋体" w:hint="eastAsia"/>
                <w:color w:val="D8D8D8"/>
              </w:rPr>
              <w:t>（UPV）是访客对店铺访问的次数，根据访客浏览器和网站服务器之间的互动情况判定。目前是按客户登陆服务器的会话统计。一个会话统计为一次。</w:t>
            </w:r>
          </w:p>
        </w:tc>
        <w:tc>
          <w:tcPr>
            <w:tcW w:w="755" w:type="dxa"/>
            <w:shd w:val="clear" w:color="auto" w:fill="auto"/>
            <w:noWrap/>
            <w:vAlign w:val="center"/>
            <w:hideMark/>
          </w:tcPr>
          <w:p w:rsidR="004152CE" w:rsidRPr="00F13B67" w:rsidRDefault="004152CE" w:rsidP="00F62549">
            <w:pPr>
              <w:overflowPunct/>
              <w:autoSpaceDE/>
              <w:autoSpaceDN/>
              <w:adjustRightInd/>
              <w:textAlignment w:val="auto"/>
              <w:rPr>
                <w:rFonts w:ascii="宋体" w:hAnsi="宋体" w:cs="宋体"/>
                <w:color w:val="D8D8D8"/>
              </w:rPr>
            </w:pPr>
            <w:r w:rsidRPr="00F13B67">
              <w:rPr>
                <w:rFonts w:ascii="宋体" w:hAnsi="宋体" w:cs="宋体" w:hint="eastAsia"/>
                <w:color w:val="D8D8D8"/>
              </w:rPr>
              <w:t xml:space="preserve">　</w:t>
            </w:r>
          </w:p>
        </w:tc>
        <w:tc>
          <w:tcPr>
            <w:tcW w:w="709" w:type="dxa"/>
          </w:tcPr>
          <w:p w:rsidR="004152CE" w:rsidRPr="00F13B67" w:rsidRDefault="004152CE" w:rsidP="00F62549">
            <w:pPr>
              <w:overflowPunct/>
              <w:autoSpaceDE/>
              <w:autoSpaceDN/>
              <w:adjustRightInd/>
              <w:textAlignment w:val="auto"/>
              <w:rPr>
                <w:rFonts w:ascii="宋体" w:hAnsi="宋体" w:cs="宋体"/>
                <w:color w:val="D8D8D8"/>
              </w:rPr>
            </w:pPr>
          </w:p>
        </w:tc>
        <w:tc>
          <w:tcPr>
            <w:tcW w:w="709" w:type="dxa"/>
          </w:tcPr>
          <w:p w:rsidR="004152CE" w:rsidRPr="00F13B67" w:rsidRDefault="004152CE" w:rsidP="00F62549">
            <w:pPr>
              <w:overflowPunct/>
              <w:autoSpaceDE/>
              <w:autoSpaceDN/>
              <w:adjustRightInd/>
              <w:textAlignment w:val="auto"/>
              <w:rPr>
                <w:rFonts w:ascii="宋体" w:hAnsi="宋体" w:cs="宋体"/>
                <w:color w:val="D8D8D8"/>
              </w:rPr>
            </w:pPr>
          </w:p>
        </w:tc>
        <w:tc>
          <w:tcPr>
            <w:tcW w:w="709" w:type="dxa"/>
          </w:tcPr>
          <w:p w:rsidR="004152CE" w:rsidRPr="00F13B67" w:rsidRDefault="004152CE" w:rsidP="00F62549">
            <w:pPr>
              <w:overflowPunct/>
              <w:autoSpaceDE/>
              <w:autoSpaceDN/>
              <w:adjustRightInd/>
              <w:textAlignment w:val="auto"/>
              <w:rPr>
                <w:rFonts w:ascii="宋体" w:hAnsi="宋体" w:cs="宋体"/>
                <w:color w:val="D8D8D8"/>
              </w:rPr>
            </w:pPr>
          </w:p>
        </w:tc>
      </w:tr>
      <w:tr w:rsidR="00F62549" w:rsidRPr="00F13B67" w:rsidTr="0039126C">
        <w:trPr>
          <w:trHeight w:val="1380"/>
        </w:trPr>
        <w:tc>
          <w:tcPr>
            <w:tcW w:w="456" w:type="dxa"/>
            <w:shd w:val="clear" w:color="auto" w:fill="auto"/>
            <w:vAlign w:val="center"/>
            <w:hideMark/>
          </w:tcPr>
          <w:p w:rsidR="004152CE" w:rsidRPr="00F13B67" w:rsidRDefault="004152CE" w:rsidP="00F13B67">
            <w:pPr>
              <w:overflowPunct/>
              <w:autoSpaceDE/>
              <w:autoSpaceDN/>
              <w:adjustRightInd/>
              <w:jc w:val="center"/>
              <w:textAlignment w:val="auto"/>
              <w:rPr>
                <w:rFonts w:ascii="微软雅黑" w:eastAsia="微软雅黑" w:hAnsi="微软雅黑" w:cs="宋体"/>
                <w:color w:val="404040"/>
              </w:rPr>
            </w:pPr>
            <w:r w:rsidRPr="00F13B67">
              <w:rPr>
                <w:rFonts w:ascii="微软雅黑" w:eastAsia="微软雅黑" w:hAnsi="微软雅黑" w:cs="宋体" w:hint="eastAsia"/>
                <w:color w:val="404040"/>
              </w:rPr>
              <w:t>5</w:t>
            </w:r>
          </w:p>
        </w:tc>
        <w:tc>
          <w:tcPr>
            <w:tcW w:w="1260" w:type="dxa"/>
            <w:shd w:val="clear" w:color="auto" w:fill="auto"/>
            <w:vAlign w:val="center"/>
            <w:hideMark/>
          </w:tcPr>
          <w:p w:rsidR="004152CE" w:rsidRPr="00F13B67" w:rsidRDefault="004152CE" w:rsidP="00F13B67">
            <w:pPr>
              <w:overflowPunct/>
              <w:autoSpaceDE/>
              <w:autoSpaceDN/>
              <w:adjustRightInd/>
              <w:jc w:val="both"/>
              <w:textAlignment w:val="auto"/>
              <w:rPr>
                <w:rFonts w:ascii="微软雅黑" w:eastAsia="微软雅黑" w:hAnsi="微软雅黑" w:cs="宋体"/>
                <w:color w:val="404040"/>
              </w:rPr>
            </w:pPr>
            <w:r w:rsidRPr="00F13B67">
              <w:rPr>
                <w:rFonts w:ascii="微软雅黑" w:eastAsia="微软雅黑" w:hAnsi="微软雅黑" w:cs="宋体" w:hint="eastAsia"/>
                <w:color w:val="404040"/>
              </w:rPr>
              <w:t>新访客占比</w:t>
            </w:r>
          </w:p>
        </w:tc>
        <w:tc>
          <w:tcPr>
            <w:tcW w:w="683" w:type="dxa"/>
            <w:gridSpan w:val="2"/>
            <w:shd w:val="clear" w:color="auto" w:fill="auto"/>
            <w:vAlign w:val="center"/>
            <w:hideMark/>
          </w:tcPr>
          <w:p w:rsidR="004152CE" w:rsidRPr="00F13B67" w:rsidRDefault="004152CE" w:rsidP="00F13B67">
            <w:pPr>
              <w:overflowPunct/>
              <w:autoSpaceDE/>
              <w:autoSpaceDN/>
              <w:adjustRightInd/>
              <w:jc w:val="both"/>
              <w:textAlignment w:val="auto"/>
              <w:rPr>
                <w:rFonts w:ascii="微软雅黑" w:eastAsia="微软雅黑" w:hAnsi="微软雅黑" w:cs="宋体"/>
                <w:color w:val="404040"/>
              </w:rPr>
            </w:pPr>
            <w:r w:rsidRPr="00F13B67">
              <w:rPr>
                <w:rFonts w:ascii="微软雅黑" w:eastAsia="微软雅黑" w:hAnsi="微软雅黑" w:cs="宋体" w:hint="eastAsia"/>
                <w:color w:val="404040"/>
              </w:rPr>
              <w:t>大数据支持</w:t>
            </w:r>
          </w:p>
        </w:tc>
        <w:tc>
          <w:tcPr>
            <w:tcW w:w="3543" w:type="dxa"/>
            <w:gridSpan w:val="2"/>
            <w:shd w:val="clear" w:color="auto" w:fill="auto"/>
            <w:vAlign w:val="center"/>
            <w:hideMark/>
          </w:tcPr>
          <w:p w:rsidR="004152CE" w:rsidRPr="00053EA4" w:rsidRDefault="00A87A03" w:rsidP="00BC6D0A">
            <w:pPr>
              <w:overflowPunct/>
              <w:autoSpaceDE/>
              <w:autoSpaceDN/>
              <w:adjustRightInd/>
              <w:textAlignment w:val="auto"/>
              <w:rPr>
                <w:rFonts w:ascii="微软雅黑" w:eastAsia="微软雅黑" w:hAnsi="微软雅黑" w:cs="宋体"/>
              </w:rPr>
            </w:pPr>
            <w:r w:rsidRPr="00053EA4">
              <w:rPr>
                <w:rFonts w:ascii="微软雅黑" w:eastAsia="微软雅黑" w:hAnsi="微软雅黑" w:cs="宋体" w:hint="eastAsia"/>
              </w:rPr>
              <w:t>本次访问前365天内曾经来访过店铺，记为老访客，否则为新访客。新访客占比=</w:t>
            </w:r>
            <w:proofErr w:type="gramStart"/>
            <w:r w:rsidRPr="00053EA4">
              <w:rPr>
                <w:rFonts w:ascii="微软雅黑" w:eastAsia="微软雅黑" w:hAnsi="微软雅黑" w:cs="宋体" w:hint="eastAsia"/>
              </w:rPr>
              <w:t>新</w:t>
            </w:r>
            <w:r w:rsidR="002B1FF2">
              <w:rPr>
                <w:rFonts w:ascii="微软雅黑" w:eastAsia="微软雅黑" w:hAnsi="微软雅黑" w:cs="宋体" w:hint="eastAsia"/>
              </w:rPr>
              <w:t>独特访客数</w:t>
            </w:r>
            <w:proofErr w:type="gramEnd"/>
            <w:r w:rsidRPr="00053EA4">
              <w:rPr>
                <w:rFonts w:ascii="微软雅黑" w:eastAsia="微软雅黑" w:hAnsi="微软雅黑" w:cs="宋体" w:hint="eastAsia"/>
              </w:rPr>
              <w:t>/</w:t>
            </w:r>
            <w:r w:rsidR="002B1FF2">
              <w:rPr>
                <w:rFonts w:ascii="微软雅黑" w:eastAsia="微软雅黑" w:hAnsi="微软雅黑" w:cs="宋体" w:hint="eastAsia"/>
              </w:rPr>
              <w:t>独特</w:t>
            </w:r>
            <w:proofErr w:type="gramStart"/>
            <w:r w:rsidR="002B1FF2">
              <w:rPr>
                <w:rFonts w:ascii="微软雅黑" w:eastAsia="微软雅黑" w:hAnsi="微软雅黑" w:cs="宋体" w:hint="eastAsia"/>
              </w:rPr>
              <w:t>访客数</w:t>
            </w:r>
            <w:proofErr w:type="gramEnd"/>
            <w:r w:rsidR="0051609D">
              <w:rPr>
                <w:rFonts w:ascii="微软雅黑" w:eastAsia="微软雅黑" w:hAnsi="微软雅黑" w:cs="宋体" w:hint="eastAsia"/>
              </w:rPr>
              <w:t>*100%</w:t>
            </w:r>
          </w:p>
        </w:tc>
        <w:tc>
          <w:tcPr>
            <w:tcW w:w="755" w:type="dxa"/>
            <w:shd w:val="clear" w:color="auto" w:fill="auto"/>
            <w:vAlign w:val="center"/>
            <w:hideMark/>
          </w:tcPr>
          <w:p w:rsidR="004152CE" w:rsidRPr="00F13B67" w:rsidRDefault="00557049" w:rsidP="00F62549">
            <w:pPr>
              <w:overflowPunct/>
              <w:autoSpaceDE/>
              <w:autoSpaceDN/>
              <w:adjustRightInd/>
              <w:textAlignment w:val="auto"/>
              <w:rPr>
                <w:rFonts w:ascii="微软雅黑" w:eastAsia="微软雅黑" w:hAnsi="微软雅黑" w:cs="宋体"/>
                <w:color w:val="404040"/>
              </w:rPr>
            </w:pPr>
            <w:r>
              <w:rPr>
                <w:rFonts w:ascii="微软雅黑" w:eastAsia="微软雅黑" w:hAnsi="微软雅黑" w:cs="宋体" w:hint="eastAsia"/>
                <w:color w:val="404040"/>
              </w:rPr>
              <w:t>√</w:t>
            </w:r>
          </w:p>
        </w:tc>
        <w:tc>
          <w:tcPr>
            <w:tcW w:w="709" w:type="dxa"/>
          </w:tcPr>
          <w:p w:rsidR="004152CE" w:rsidRPr="00F13B67" w:rsidRDefault="00557049" w:rsidP="00F62549">
            <w:pPr>
              <w:overflowPunct/>
              <w:autoSpaceDE/>
              <w:autoSpaceDN/>
              <w:adjustRightInd/>
              <w:textAlignment w:val="auto"/>
              <w:rPr>
                <w:rFonts w:ascii="微软雅黑" w:eastAsia="微软雅黑" w:hAnsi="微软雅黑" w:cs="宋体"/>
                <w:color w:val="404040"/>
              </w:rPr>
            </w:pPr>
            <w:r>
              <w:rPr>
                <w:rFonts w:ascii="微软雅黑" w:eastAsia="微软雅黑" w:hAnsi="微软雅黑" w:cs="宋体" w:hint="eastAsia"/>
                <w:color w:val="404040"/>
              </w:rPr>
              <w:t>√</w:t>
            </w:r>
          </w:p>
        </w:tc>
        <w:tc>
          <w:tcPr>
            <w:tcW w:w="709" w:type="dxa"/>
          </w:tcPr>
          <w:p w:rsidR="004152CE" w:rsidRPr="00F13B67" w:rsidRDefault="00C252F6" w:rsidP="00F62549">
            <w:pPr>
              <w:overflowPunct/>
              <w:autoSpaceDE/>
              <w:autoSpaceDN/>
              <w:adjustRightInd/>
              <w:textAlignment w:val="auto"/>
              <w:rPr>
                <w:rFonts w:ascii="微软雅黑" w:eastAsia="微软雅黑" w:hAnsi="微软雅黑" w:cs="宋体"/>
                <w:color w:val="404040"/>
              </w:rPr>
            </w:pPr>
            <w:r>
              <w:rPr>
                <w:rFonts w:ascii="微软雅黑" w:eastAsia="微软雅黑" w:hAnsi="微软雅黑" w:cs="宋体" w:hint="eastAsia"/>
                <w:color w:val="404040"/>
              </w:rPr>
              <w:t>√</w:t>
            </w:r>
          </w:p>
        </w:tc>
        <w:tc>
          <w:tcPr>
            <w:tcW w:w="709" w:type="dxa"/>
          </w:tcPr>
          <w:p w:rsidR="004152CE" w:rsidRPr="00F13B67" w:rsidRDefault="00C252F6" w:rsidP="00F62549">
            <w:pPr>
              <w:overflowPunct/>
              <w:autoSpaceDE/>
              <w:autoSpaceDN/>
              <w:adjustRightInd/>
              <w:textAlignment w:val="auto"/>
              <w:rPr>
                <w:rFonts w:ascii="微软雅黑" w:eastAsia="微软雅黑" w:hAnsi="微软雅黑" w:cs="宋体"/>
                <w:color w:val="404040"/>
              </w:rPr>
            </w:pPr>
            <w:r>
              <w:rPr>
                <w:rFonts w:ascii="微软雅黑" w:eastAsia="微软雅黑" w:hAnsi="微软雅黑" w:cs="宋体" w:hint="eastAsia"/>
                <w:color w:val="404040"/>
              </w:rPr>
              <w:t>√</w:t>
            </w:r>
          </w:p>
        </w:tc>
      </w:tr>
      <w:tr w:rsidR="00F62549" w:rsidRPr="00F13B67" w:rsidTr="0039126C">
        <w:trPr>
          <w:trHeight w:val="1140"/>
        </w:trPr>
        <w:tc>
          <w:tcPr>
            <w:tcW w:w="456" w:type="dxa"/>
            <w:shd w:val="clear" w:color="auto" w:fill="auto"/>
            <w:vAlign w:val="center"/>
            <w:hideMark/>
          </w:tcPr>
          <w:p w:rsidR="004152CE" w:rsidRPr="00F13B67" w:rsidRDefault="004152CE" w:rsidP="00F13B67">
            <w:pPr>
              <w:overflowPunct/>
              <w:autoSpaceDE/>
              <w:autoSpaceDN/>
              <w:adjustRightInd/>
              <w:jc w:val="center"/>
              <w:textAlignment w:val="auto"/>
              <w:rPr>
                <w:rFonts w:ascii="微软雅黑" w:eastAsia="微软雅黑" w:hAnsi="微软雅黑" w:cs="宋体"/>
                <w:color w:val="404040"/>
              </w:rPr>
            </w:pPr>
            <w:r w:rsidRPr="00F13B67">
              <w:rPr>
                <w:rFonts w:ascii="微软雅黑" w:eastAsia="微软雅黑" w:hAnsi="微软雅黑" w:cs="宋体" w:hint="eastAsia"/>
                <w:color w:val="404040"/>
              </w:rPr>
              <w:t>6</w:t>
            </w:r>
          </w:p>
        </w:tc>
        <w:tc>
          <w:tcPr>
            <w:tcW w:w="1260" w:type="dxa"/>
            <w:shd w:val="clear" w:color="auto" w:fill="auto"/>
            <w:vAlign w:val="center"/>
            <w:hideMark/>
          </w:tcPr>
          <w:p w:rsidR="004152CE" w:rsidRPr="00F13B67" w:rsidRDefault="00FD786A" w:rsidP="00F13B67">
            <w:pPr>
              <w:overflowPunct/>
              <w:autoSpaceDE/>
              <w:autoSpaceDN/>
              <w:adjustRightInd/>
              <w:jc w:val="both"/>
              <w:textAlignment w:val="auto"/>
              <w:rPr>
                <w:rFonts w:ascii="微软雅黑" w:eastAsia="微软雅黑" w:hAnsi="微软雅黑" w:cs="宋体"/>
                <w:color w:val="404040"/>
              </w:rPr>
            </w:pPr>
            <w:r w:rsidRPr="00FD786A">
              <w:rPr>
                <w:rFonts w:ascii="微软雅黑" w:eastAsia="微软雅黑" w:hAnsi="微软雅黑" w:cs="宋体" w:hint="eastAsia"/>
                <w:color w:val="404040"/>
              </w:rPr>
              <w:t>跳出率</w:t>
            </w:r>
          </w:p>
        </w:tc>
        <w:tc>
          <w:tcPr>
            <w:tcW w:w="683" w:type="dxa"/>
            <w:gridSpan w:val="2"/>
            <w:shd w:val="clear" w:color="auto" w:fill="auto"/>
            <w:vAlign w:val="center"/>
            <w:hideMark/>
          </w:tcPr>
          <w:p w:rsidR="004152CE" w:rsidRPr="00F13B67" w:rsidRDefault="004152CE" w:rsidP="00F13B67">
            <w:pPr>
              <w:overflowPunct/>
              <w:autoSpaceDE/>
              <w:autoSpaceDN/>
              <w:adjustRightInd/>
              <w:jc w:val="both"/>
              <w:textAlignment w:val="auto"/>
              <w:rPr>
                <w:rFonts w:ascii="微软雅黑" w:eastAsia="微软雅黑" w:hAnsi="微软雅黑" w:cs="宋体"/>
                <w:color w:val="404040"/>
              </w:rPr>
            </w:pPr>
            <w:r w:rsidRPr="00F13B67">
              <w:rPr>
                <w:rFonts w:ascii="微软雅黑" w:eastAsia="微软雅黑" w:hAnsi="微软雅黑" w:cs="宋体" w:hint="eastAsia"/>
                <w:color w:val="404040"/>
              </w:rPr>
              <w:t>大数据支持</w:t>
            </w:r>
          </w:p>
        </w:tc>
        <w:tc>
          <w:tcPr>
            <w:tcW w:w="3543" w:type="dxa"/>
            <w:gridSpan w:val="2"/>
            <w:shd w:val="clear" w:color="auto" w:fill="auto"/>
            <w:vAlign w:val="center"/>
            <w:hideMark/>
          </w:tcPr>
          <w:p w:rsidR="004152CE" w:rsidRPr="00053EA4" w:rsidRDefault="00806759" w:rsidP="00F13B67">
            <w:pPr>
              <w:overflowPunct/>
              <w:autoSpaceDE/>
              <w:autoSpaceDN/>
              <w:adjustRightInd/>
              <w:textAlignment w:val="auto"/>
              <w:rPr>
                <w:rFonts w:ascii="微软雅黑" w:eastAsia="微软雅黑" w:hAnsi="微软雅黑" w:cs="宋体"/>
              </w:rPr>
            </w:pPr>
            <w:r w:rsidRPr="00053EA4">
              <w:rPr>
                <w:rFonts w:ascii="微软雅黑" w:eastAsia="微软雅黑" w:hAnsi="微软雅黑" w:cs="宋体" w:hint="eastAsia"/>
              </w:rPr>
              <w:t>跳出率指单页访问次数（即访问者从入口</w:t>
            </w:r>
            <w:proofErr w:type="gramStart"/>
            <w:r w:rsidRPr="00053EA4">
              <w:rPr>
                <w:rFonts w:ascii="微软雅黑" w:eastAsia="微软雅黑" w:hAnsi="微软雅黑" w:cs="宋体" w:hint="eastAsia"/>
              </w:rPr>
              <w:t>页离开</w:t>
            </w:r>
            <w:proofErr w:type="gramEnd"/>
            <w:r w:rsidRPr="00053EA4">
              <w:rPr>
                <w:rFonts w:ascii="微软雅黑" w:eastAsia="微软雅黑" w:hAnsi="微软雅黑" w:cs="宋体" w:hint="eastAsia"/>
              </w:rPr>
              <w:t>网站而未与网页互动的访问次数）所占的百分比，</w:t>
            </w:r>
            <w:r w:rsidR="002B1FF2">
              <w:rPr>
                <w:rFonts w:ascii="微软雅黑" w:eastAsia="微软雅黑" w:hAnsi="微软雅黑" w:cs="宋体" w:hint="eastAsia"/>
              </w:rPr>
              <w:t>跳出率</w:t>
            </w:r>
            <w:r w:rsidRPr="00053EA4">
              <w:rPr>
                <w:rFonts w:ascii="微软雅黑" w:eastAsia="微软雅黑" w:hAnsi="微软雅黑" w:cs="宋体" w:hint="eastAsia"/>
              </w:rPr>
              <w:t>=跳出</w:t>
            </w:r>
            <w:r w:rsidR="00E5398A">
              <w:rPr>
                <w:rFonts w:ascii="微软雅黑" w:eastAsia="微软雅黑" w:hAnsi="微软雅黑" w:cs="宋体" w:hint="eastAsia"/>
              </w:rPr>
              <w:t>次数</w:t>
            </w:r>
            <w:r w:rsidRPr="00053EA4">
              <w:rPr>
                <w:rFonts w:ascii="微软雅黑" w:eastAsia="微软雅黑" w:hAnsi="微软雅黑" w:cs="宋体" w:hint="eastAsia"/>
              </w:rPr>
              <w:t>/Visits</w:t>
            </w:r>
          </w:p>
        </w:tc>
        <w:tc>
          <w:tcPr>
            <w:tcW w:w="755" w:type="dxa"/>
            <w:shd w:val="clear" w:color="auto" w:fill="auto"/>
            <w:vAlign w:val="center"/>
            <w:hideMark/>
          </w:tcPr>
          <w:p w:rsidR="004152CE" w:rsidRPr="00F13B67" w:rsidRDefault="00557049" w:rsidP="00F62549">
            <w:pPr>
              <w:overflowPunct/>
              <w:autoSpaceDE/>
              <w:autoSpaceDN/>
              <w:adjustRightInd/>
              <w:textAlignment w:val="auto"/>
              <w:rPr>
                <w:rFonts w:ascii="微软雅黑" w:eastAsia="微软雅黑" w:hAnsi="微软雅黑" w:cs="宋体"/>
                <w:color w:val="404040"/>
              </w:rPr>
            </w:pPr>
            <w:r>
              <w:rPr>
                <w:rFonts w:ascii="微软雅黑" w:eastAsia="微软雅黑" w:hAnsi="微软雅黑" w:cs="宋体" w:hint="eastAsia"/>
                <w:color w:val="404040"/>
              </w:rPr>
              <w:t>√</w:t>
            </w:r>
          </w:p>
        </w:tc>
        <w:tc>
          <w:tcPr>
            <w:tcW w:w="709" w:type="dxa"/>
          </w:tcPr>
          <w:p w:rsidR="004152CE" w:rsidRPr="00F13B67" w:rsidRDefault="00557049" w:rsidP="00F62549">
            <w:pPr>
              <w:overflowPunct/>
              <w:autoSpaceDE/>
              <w:autoSpaceDN/>
              <w:adjustRightInd/>
              <w:textAlignment w:val="auto"/>
              <w:rPr>
                <w:rFonts w:ascii="微软雅黑" w:eastAsia="微软雅黑" w:hAnsi="微软雅黑" w:cs="宋体"/>
                <w:color w:val="404040"/>
              </w:rPr>
            </w:pPr>
            <w:r>
              <w:rPr>
                <w:rFonts w:ascii="微软雅黑" w:eastAsia="微软雅黑" w:hAnsi="微软雅黑" w:cs="宋体" w:hint="eastAsia"/>
                <w:color w:val="404040"/>
              </w:rPr>
              <w:t>√</w:t>
            </w:r>
          </w:p>
        </w:tc>
        <w:tc>
          <w:tcPr>
            <w:tcW w:w="709" w:type="dxa"/>
          </w:tcPr>
          <w:p w:rsidR="004152CE" w:rsidRPr="00F13B67" w:rsidRDefault="007754C9" w:rsidP="00F62549">
            <w:pPr>
              <w:overflowPunct/>
              <w:autoSpaceDE/>
              <w:autoSpaceDN/>
              <w:adjustRightInd/>
              <w:textAlignment w:val="auto"/>
              <w:rPr>
                <w:rFonts w:ascii="微软雅黑" w:eastAsia="微软雅黑" w:hAnsi="微软雅黑" w:cs="宋体"/>
                <w:color w:val="404040"/>
              </w:rPr>
            </w:pPr>
            <w:r>
              <w:rPr>
                <w:rFonts w:ascii="微软雅黑" w:eastAsia="微软雅黑" w:hAnsi="微软雅黑" w:cs="宋体" w:hint="eastAsia"/>
                <w:color w:val="404040"/>
              </w:rPr>
              <w:t>√</w:t>
            </w:r>
          </w:p>
        </w:tc>
        <w:tc>
          <w:tcPr>
            <w:tcW w:w="709" w:type="dxa"/>
          </w:tcPr>
          <w:p w:rsidR="004152CE" w:rsidRPr="00F13B67" w:rsidRDefault="007754C9" w:rsidP="00F62549">
            <w:pPr>
              <w:overflowPunct/>
              <w:autoSpaceDE/>
              <w:autoSpaceDN/>
              <w:adjustRightInd/>
              <w:textAlignment w:val="auto"/>
              <w:rPr>
                <w:rFonts w:ascii="微软雅黑" w:eastAsia="微软雅黑" w:hAnsi="微软雅黑" w:cs="宋体"/>
                <w:color w:val="404040"/>
              </w:rPr>
            </w:pPr>
            <w:r>
              <w:rPr>
                <w:rFonts w:ascii="微软雅黑" w:eastAsia="微软雅黑" w:hAnsi="微软雅黑" w:cs="宋体" w:hint="eastAsia"/>
                <w:color w:val="404040"/>
              </w:rPr>
              <w:t>√</w:t>
            </w:r>
          </w:p>
        </w:tc>
      </w:tr>
      <w:tr w:rsidR="00F62549" w:rsidRPr="00F13B67" w:rsidTr="0039126C">
        <w:trPr>
          <w:trHeight w:val="1200"/>
        </w:trPr>
        <w:tc>
          <w:tcPr>
            <w:tcW w:w="456" w:type="dxa"/>
            <w:shd w:val="clear" w:color="auto" w:fill="auto"/>
            <w:vAlign w:val="center"/>
            <w:hideMark/>
          </w:tcPr>
          <w:p w:rsidR="004152CE" w:rsidRPr="00F13B67" w:rsidRDefault="004152CE" w:rsidP="00F13B67">
            <w:pPr>
              <w:overflowPunct/>
              <w:autoSpaceDE/>
              <w:autoSpaceDN/>
              <w:adjustRightInd/>
              <w:jc w:val="center"/>
              <w:textAlignment w:val="auto"/>
              <w:rPr>
                <w:rFonts w:ascii="微软雅黑" w:eastAsia="微软雅黑" w:hAnsi="微软雅黑" w:cs="宋体"/>
                <w:color w:val="404040"/>
              </w:rPr>
            </w:pPr>
            <w:r w:rsidRPr="00F13B67">
              <w:rPr>
                <w:rFonts w:ascii="微软雅黑" w:eastAsia="微软雅黑" w:hAnsi="微软雅黑" w:cs="宋体" w:hint="eastAsia"/>
                <w:color w:val="404040"/>
              </w:rPr>
              <w:t>7</w:t>
            </w:r>
          </w:p>
        </w:tc>
        <w:tc>
          <w:tcPr>
            <w:tcW w:w="1260" w:type="dxa"/>
            <w:shd w:val="clear" w:color="auto" w:fill="auto"/>
            <w:vAlign w:val="center"/>
            <w:hideMark/>
          </w:tcPr>
          <w:p w:rsidR="004152CE" w:rsidRPr="00F13B67" w:rsidRDefault="003261CA" w:rsidP="00F13B67">
            <w:pPr>
              <w:overflowPunct/>
              <w:autoSpaceDE/>
              <w:autoSpaceDN/>
              <w:adjustRightInd/>
              <w:jc w:val="both"/>
              <w:textAlignment w:val="auto"/>
              <w:rPr>
                <w:rFonts w:ascii="微软雅黑" w:eastAsia="微软雅黑" w:hAnsi="微软雅黑" w:cs="宋体"/>
                <w:color w:val="404040"/>
              </w:rPr>
            </w:pPr>
            <w:r w:rsidRPr="003261CA">
              <w:rPr>
                <w:rFonts w:ascii="微软雅黑" w:eastAsia="微软雅黑" w:hAnsi="微软雅黑" w:cs="宋体" w:hint="eastAsia"/>
                <w:color w:val="404040"/>
              </w:rPr>
              <w:t>独特访客</w:t>
            </w:r>
          </w:p>
        </w:tc>
        <w:tc>
          <w:tcPr>
            <w:tcW w:w="683" w:type="dxa"/>
            <w:gridSpan w:val="2"/>
            <w:shd w:val="clear" w:color="auto" w:fill="auto"/>
            <w:vAlign w:val="center"/>
            <w:hideMark/>
          </w:tcPr>
          <w:p w:rsidR="004152CE" w:rsidRPr="00F13B67" w:rsidRDefault="004152CE" w:rsidP="00F13B67">
            <w:pPr>
              <w:overflowPunct/>
              <w:autoSpaceDE/>
              <w:autoSpaceDN/>
              <w:adjustRightInd/>
              <w:jc w:val="both"/>
              <w:textAlignment w:val="auto"/>
              <w:rPr>
                <w:rFonts w:ascii="微软雅黑" w:eastAsia="微软雅黑" w:hAnsi="微软雅黑" w:cs="宋体"/>
                <w:color w:val="404040"/>
              </w:rPr>
            </w:pPr>
            <w:r w:rsidRPr="00F13B67">
              <w:rPr>
                <w:rFonts w:ascii="微软雅黑" w:eastAsia="微软雅黑" w:hAnsi="微软雅黑" w:cs="宋体" w:hint="eastAsia"/>
                <w:color w:val="404040"/>
              </w:rPr>
              <w:t>大数据支持</w:t>
            </w:r>
          </w:p>
        </w:tc>
        <w:tc>
          <w:tcPr>
            <w:tcW w:w="3543" w:type="dxa"/>
            <w:gridSpan w:val="2"/>
            <w:shd w:val="clear" w:color="auto" w:fill="auto"/>
            <w:vAlign w:val="center"/>
            <w:hideMark/>
          </w:tcPr>
          <w:p w:rsidR="004152CE" w:rsidRPr="00F13B67" w:rsidRDefault="003261CA" w:rsidP="00C353ED">
            <w:pPr>
              <w:overflowPunct/>
              <w:autoSpaceDE/>
              <w:autoSpaceDN/>
              <w:adjustRightInd/>
              <w:textAlignment w:val="auto"/>
              <w:rPr>
                <w:rFonts w:ascii="微软雅黑" w:eastAsia="微软雅黑" w:hAnsi="微软雅黑" w:cs="宋体"/>
                <w:color w:val="000000"/>
              </w:rPr>
            </w:pPr>
            <w:proofErr w:type="gramStart"/>
            <w:r w:rsidRPr="003261CA">
              <w:rPr>
                <w:rFonts w:ascii="微软雅黑" w:eastAsia="微软雅黑" w:hAnsi="微软雅黑" w:cs="宋体" w:hint="eastAsia"/>
                <w:color w:val="000000"/>
              </w:rPr>
              <w:t>访问您网站</w:t>
            </w:r>
            <w:proofErr w:type="gramEnd"/>
            <w:r w:rsidRPr="003261CA">
              <w:rPr>
                <w:rFonts w:ascii="微软雅黑" w:eastAsia="微软雅黑" w:hAnsi="微软雅黑" w:cs="宋体" w:hint="eastAsia"/>
                <w:color w:val="000000"/>
              </w:rPr>
              <w:t>的一台电脑客户端为一个访客。</w:t>
            </w:r>
            <w:r w:rsidR="00F85F8F" w:rsidRPr="00F85F8F">
              <w:rPr>
                <w:rFonts w:ascii="微软雅黑" w:eastAsia="微软雅黑" w:hAnsi="微软雅黑" w:cs="宋体" w:hint="eastAsia"/>
                <w:color w:val="000000"/>
              </w:rPr>
              <w:t>根据cookies来记，一台电脑算一个UV，如果用户</w:t>
            </w:r>
            <w:bookmarkStart w:id="51" w:name="_GoBack"/>
            <w:bookmarkEnd w:id="51"/>
            <w:r w:rsidR="00F85F8F" w:rsidRPr="00F85F8F">
              <w:rPr>
                <w:rFonts w:ascii="微软雅黑" w:eastAsia="微软雅黑" w:hAnsi="微软雅黑" w:cs="宋体" w:hint="eastAsia"/>
                <w:color w:val="000000"/>
              </w:rPr>
              <w:t>清除cookies，则算一个新的UV。</w:t>
            </w:r>
            <w:r w:rsidR="00BC634C" w:rsidRPr="00BC634C">
              <w:rPr>
                <w:rFonts w:ascii="微软雅黑" w:eastAsia="微软雅黑" w:hAnsi="微软雅黑" w:cs="宋体" w:hint="eastAsia"/>
                <w:color w:val="000000"/>
              </w:rPr>
              <w:t>cookies的生命周期为一年</w:t>
            </w:r>
            <w:r w:rsidR="00BC634C">
              <w:rPr>
                <w:rFonts w:ascii="微软雅黑" w:eastAsia="微软雅黑" w:hAnsi="微软雅黑" w:cs="宋体" w:hint="eastAsia"/>
                <w:color w:val="000000"/>
              </w:rPr>
              <w:t>。</w:t>
            </w:r>
          </w:p>
        </w:tc>
        <w:tc>
          <w:tcPr>
            <w:tcW w:w="755" w:type="dxa"/>
            <w:shd w:val="clear" w:color="auto" w:fill="auto"/>
            <w:vAlign w:val="center"/>
            <w:hideMark/>
          </w:tcPr>
          <w:p w:rsidR="004152CE" w:rsidRPr="00F13B67" w:rsidRDefault="00557049" w:rsidP="00F62549">
            <w:pPr>
              <w:overflowPunct/>
              <w:autoSpaceDE/>
              <w:autoSpaceDN/>
              <w:adjustRightInd/>
              <w:textAlignment w:val="auto"/>
              <w:rPr>
                <w:rFonts w:ascii="微软雅黑" w:eastAsia="微软雅黑" w:hAnsi="微软雅黑" w:cs="宋体"/>
                <w:color w:val="404040"/>
              </w:rPr>
            </w:pPr>
            <w:r>
              <w:rPr>
                <w:rFonts w:ascii="微软雅黑" w:eastAsia="微软雅黑" w:hAnsi="微软雅黑" w:cs="宋体" w:hint="eastAsia"/>
                <w:color w:val="404040"/>
              </w:rPr>
              <w:t>√</w:t>
            </w:r>
          </w:p>
        </w:tc>
        <w:tc>
          <w:tcPr>
            <w:tcW w:w="709" w:type="dxa"/>
          </w:tcPr>
          <w:p w:rsidR="004152CE" w:rsidRPr="00F13B67" w:rsidRDefault="00557049" w:rsidP="00F62549">
            <w:pPr>
              <w:overflowPunct/>
              <w:autoSpaceDE/>
              <w:autoSpaceDN/>
              <w:adjustRightInd/>
              <w:textAlignment w:val="auto"/>
              <w:rPr>
                <w:rFonts w:ascii="微软雅黑" w:eastAsia="微软雅黑" w:hAnsi="微软雅黑" w:cs="宋体"/>
                <w:color w:val="404040"/>
              </w:rPr>
            </w:pPr>
            <w:r>
              <w:rPr>
                <w:rFonts w:ascii="微软雅黑" w:eastAsia="微软雅黑" w:hAnsi="微软雅黑" w:cs="宋体" w:hint="eastAsia"/>
                <w:color w:val="404040"/>
              </w:rPr>
              <w:t>√</w:t>
            </w:r>
          </w:p>
        </w:tc>
        <w:tc>
          <w:tcPr>
            <w:tcW w:w="709" w:type="dxa"/>
          </w:tcPr>
          <w:p w:rsidR="004152CE" w:rsidRPr="00F13B67" w:rsidRDefault="00557049" w:rsidP="00F62549">
            <w:pPr>
              <w:overflowPunct/>
              <w:autoSpaceDE/>
              <w:autoSpaceDN/>
              <w:adjustRightInd/>
              <w:textAlignment w:val="auto"/>
              <w:rPr>
                <w:rFonts w:ascii="微软雅黑" w:eastAsia="微软雅黑" w:hAnsi="微软雅黑" w:cs="宋体"/>
                <w:color w:val="404040"/>
              </w:rPr>
            </w:pPr>
            <w:r>
              <w:rPr>
                <w:rFonts w:ascii="微软雅黑" w:eastAsia="微软雅黑" w:hAnsi="微软雅黑" w:cs="宋体" w:hint="eastAsia"/>
                <w:color w:val="404040"/>
              </w:rPr>
              <w:t>√</w:t>
            </w:r>
          </w:p>
        </w:tc>
        <w:tc>
          <w:tcPr>
            <w:tcW w:w="709" w:type="dxa"/>
          </w:tcPr>
          <w:p w:rsidR="004152CE" w:rsidRPr="00F13B67" w:rsidRDefault="00557049" w:rsidP="00F62549">
            <w:pPr>
              <w:overflowPunct/>
              <w:autoSpaceDE/>
              <w:autoSpaceDN/>
              <w:adjustRightInd/>
              <w:textAlignment w:val="auto"/>
              <w:rPr>
                <w:rFonts w:ascii="微软雅黑" w:eastAsia="微软雅黑" w:hAnsi="微软雅黑" w:cs="宋体"/>
                <w:color w:val="404040"/>
              </w:rPr>
            </w:pPr>
            <w:r>
              <w:rPr>
                <w:rFonts w:ascii="微软雅黑" w:eastAsia="微软雅黑" w:hAnsi="微软雅黑" w:cs="宋体" w:hint="eastAsia"/>
                <w:color w:val="404040"/>
              </w:rPr>
              <w:t>√</w:t>
            </w:r>
          </w:p>
        </w:tc>
      </w:tr>
      <w:tr w:rsidR="00F62549" w:rsidRPr="00F13B67" w:rsidTr="0039126C">
        <w:trPr>
          <w:trHeight w:val="1080"/>
        </w:trPr>
        <w:tc>
          <w:tcPr>
            <w:tcW w:w="456" w:type="dxa"/>
            <w:shd w:val="clear" w:color="auto" w:fill="auto"/>
            <w:vAlign w:val="center"/>
            <w:hideMark/>
          </w:tcPr>
          <w:p w:rsidR="004152CE" w:rsidRPr="00F13B67" w:rsidRDefault="004152CE" w:rsidP="00F13B67">
            <w:pPr>
              <w:overflowPunct/>
              <w:autoSpaceDE/>
              <w:autoSpaceDN/>
              <w:adjustRightInd/>
              <w:jc w:val="center"/>
              <w:textAlignment w:val="auto"/>
              <w:rPr>
                <w:rFonts w:ascii="微软雅黑" w:eastAsia="微软雅黑" w:hAnsi="微软雅黑" w:cs="宋体"/>
                <w:color w:val="404040"/>
              </w:rPr>
            </w:pPr>
            <w:r w:rsidRPr="00F13B67">
              <w:rPr>
                <w:rFonts w:ascii="微软雅黑" w:eastAsia="微软雅黑" w:hAnsi="微软雅黑" w:cs="宋体" w:hint="eastAsia"/>
                <w:color w:val="404040"/>
              </w:rPr>
              <w:t>8</w:t>
            </w:r>
          </w:p>
        </w:tc>
        <w:tc>
          <w:tcPr>
            <w:tcW w:w="1260" w:type="dxa"/>
            <w:shd w:val="clear" w:color="auto" w:fill="auto"/>
            <w:vAlign w:val="center"/>
            <w:hideMark/>
          </w:tcPr>
          <w:p w:rsidR="004152CE" w:rsidRPr="00F13B67" w:rsidRDefault="004152CE" w:rsidP="00F13B67">
            <w:pPr>
              <w:overflowPunct/>
              <w:autoSpaceDE/>
              <w:autoSpaceDN/>
              <w:adjustRightInd/>
              <w:jc w:val="both"/>
              <w:textAlignment w:val="auto"/>
              <w:rPr>
                <w:rFonts w:ascii="微软雅黑" w:eastAsia="微软雅黑" w:hAnsi="微软雅黑" w:cs="宋体"/>
                <w:color w:val="404040"/>
              </w:rPr>
            </w:pPr>
            <w:r w:rsidRPr="00F13B67">
              <w:rPr>
                <w:rFonts w:ascii="微软雅黑" w:eastAsia="微软雅黑" w:hAnsi="微软雅黑" w:cs="宋体" w:hint="eastAsia"/>
                <w:color w:val="404040"/>
              </w:rPr>
              <w:t>下单量</w:t>
            </w:r>
          </w:p>
        </w:tc>
        <w:tc>
          <w:tcPr>
            <w:tcW w:w="683" w:type="dxa"/>
            <w:gridSpan w:val="2"/>
            <w:shd w:val="clear" w:color="auto" w:fill="auto"/>
            <w:vAlign w:val="center"/>
            <w:hideMark/>
          </w:tcPr>
          <w:p w:rsidR="004152CE" w:rsidRPr="00F13B67" w:rsidRDefault="004152CE" w:rsidP="00F13B67">
            <w:pPr>
              <w:overflowPunct/>
              <w:autoSpaceDE/>
              <w:autoSpaceDN/>
              <w:adjustRightInd/>
              <w:jc w:val="both"/>
              <w:textAlignment w:val="auto"/>
              <w:rPr>
                <w:rFonts w:ascii="微软雅黑" w:eastAsia="微软雅黑" w:hAnsi="微软雅黑" w:cs="宋体"/>
                <w:color w:val="404040"/>
              </w:rPr>
            </w:pPr>
            <w:r w:rsidRPr="00F13B67">
              <w:rPr>
                <w:rFonts w:ascii="微软雅黑" w:eastAsia="微软雅黑" w:hAnsi="微软雅黑" w:cs="宋体" w:hint="eastAsia"/>
                <w:color w:val="404040"/>
              </w:rPr>
              <w:t>n-pop支持</w:t>
            </w:r>
          </w:p>
        </w:tc>
        <w:tc>
          <w:tcPr>
            <w:tcW w:w="3543" w:type="dxa"/>
            <w:gridSpan w:val="2"/>
            <w:shd w:val="clear" w:color="auto" w:fill="auto"/>
            <w:vAlign w:val="center"/>
            <w:hideMark/>
          </w:tcPr>
          <w:p w:rsidR="004152CE" w:rsidRPr="006B11CE" w:rsidRDefault="004152CE" w:rsidP="0091332E">
            <w:pPr>
              <w:overflowPunct/>
              <w:autoSpaceDE/>
              <w:autoSpaceDN/>
              <w:adjustRightInd/>
              <w:textAlignment w:val="auto"/>
              <w:rPr>
                <w:rFonts w:ascii="微软雅黑" w:eastAsia="微软雅黑" w:hAnsi="微软雅黑" w:cs="宋体"/>
                <w:color w:val="FF0000"/>
              </w:rPr>
            </w:pPr>
            <w:r w:rsidRPr="006B11CE">
              <w:rPr>
                <w:rFonts w:ascii="微软雅黑" w:eastAsia="微软雅黑" w:hAnsi="微软雅黑" w:cs="宋体" w:hint="eastAsia"/>
                <w:color w:val="FF0000"/>
              </w:rPr>
              <w:t>统计期</w:t>
            </w:r>
            <w:proofErr w:type="gramStart"/>
            <w:r w:rsidRPr="006B11CE">
              <w:rPr>
                <w:rFonts w:ascii="微软雅黑" w:eastAsia="微软雅黑" w:hAnsi="微软雅黑" w:cs="宋体" w:hint="eastAsia"/>
                <w:color w:val="FF0000"/>
              </w:rPr>
              <w:t>内客户</w:t>
            </w:r>
            <w:proofErr w:type="gramEnd"/>
            <w:r w:rsidRPr="006B11CE">
              <w:rPr>
                <w:rFonts w:ascii="微软雅黑" w:eastAsia="微软雅黑" w:hAnsi="微软雅黑" w:cs="宋体" w:hint="eastAsia"/>
                <w:color w:val="FF0000"/>
              </w:rPr>
              <w:t>提交的总订单量，当用户下单成功，下单量+1</w:t>
            </w:r>
          </w:p>
        </w:tc>
        <w:tc>
          <w:tcPr>
            <w:tcW w:w="755" w:type="dxa"/>
            <w:shd w:val="clear" w:color="auto" w:fill="auto"/>
            <w:vAlign w:val="center"/>
            <w:hideMark/>
          </w:tcPr>
          <w:p w:rsidR="004152CE" w:rsidRPr="00F13B67" w:rsidRDefault="00557049" w:rsidP="00F62549">
            <w:pPr>
              <w:overflowPunct/>
              <w:autoSpaceDE/>
              <w:autoSpaceDN/>
              <w:adjustRightInd/>
              <w:textAlignment w:val="auto"/>
              <w:rPr>
                <w:rFonts w:ascii="微软雅黑" w:eastAsia="微软雅黑" w:hAnsi="微软雅黑" w:cs="宋体"/>
                <w:color w:val="404040"/>
              </w:rPr>
            </w:pPr>
            <w:r>
              <w:rPr>
                <w:rFonts w:ascii="微软雅黑" w:eastAsia="微软雅黑" w:hAnsi="微软雅黑" w:cs="宋体" w:hint="eastAsia"/>
                <w:color w:val="404040"/>
              </w:rPr>
              <w:t>√</w:t>
            </w:r>
          </w:p>
        </w:tc>
        <w:tc>
          <w:tcPr>
            <w:tcW w:w="709" w:type="dxa"/>
          </w:tcPr>
          <w:p w:rsidR="004152CE" w:rsidRPr="00F13B67" w:rsidRDefault="00557049" w:rsidP="00F62549">
            <w:pPr>
              <w:overflowPunct/>
              <w:autoSpaceDE/>
              <w:autoSpaceDN/>
              <w:adjustRightInd/>
              <w:textAlignment w:val="auto"/>
              <w:rPr>
                <w:rFonts w:ascii="微软雅黑" w:eastAsia="微软雅黑" w:hAnsi="微软雅黑" w:cs="宋体"/>
                <w:color w:val="404040"/>
              </w:rPr>
            </w:pPr>
            <w:r>
              <w:rPr>
                <w:rFonts w:ascii="微软雅黑" w:eastAsia="微软雅黑" w:hAnsi="微软雅黑" w:cs="宋体" w:hint="eastAsia"/>
                <w:color w:val="404040"/>
              </w:rPr>
              <w:t>√</w:t>
            </w:r>
          </w:p>
        </w:tc>
        <w:tc>
          <w:tcPr>
            <w:tcW w:w="709" w:type="dxa"/>
          </w:tcPr>
          <w:p w:rsidR="004152CE" w:rsidRPr="00F13B67" w:rsidRDefault="00557049" w:rsidP="00F62549">
            <w:pPr>
              <w:overflowPunct/>
              <w:autoSpaceDE/>
              <w:autoSpaceDN/>
              <w:adjustRightInd/>
              <w:textAlignment w:val="auto"/>
              <w:rPr>
                <w:rFonts w:ascii="微软雅黑" w:eastAsia="微软雅黑" w:hAnsi="微软雅黑" w:cs="宋体"/>
                <w:color w:val="404040"/>
              </w:rPr>
            </w:pPr>
            <w:r>
              <w:rPr>
                <w:rFonts w:ascii="微软雅黑" w:eastAsia="微软雅黑" w:hAnsi="微软雅黑" w:cs="宋体" w:hint="eastAsia"/>
                <w:color w:val="404040"/>
              </w:rPr>
              <w:t>√</w:t>
            </w:r>
          </w:p>
        </w:tc>
        <w:tc>
          <w:tcPr>
            <w:tcW w:w="709" w:type="dxa"/>
          </w:tcPr>
          <w:p w:rsidR="004152CE" w:rsidRPr="00F13B67" w:rsidRDefault="00557049" w:rsidP="00F62549">
            <w:pPr>
              <w:overflowPunct/>
              <w:autoSpaceDE/>
              <w:autoSpaceDN/>
              <w:adjustRightInd/>
              <w:textAlignment w:val="auto"/>
              <w:rPr>
                <w:rFonts w:ascii="微软雅黑" w:eastAsia="微软雅黑" w:hAnsi="微软雅黑" w:cs="宋体"/>
                <w:color w:val="404040"/>
              </w:rPr>
            </w:pPr>
            <w:r>
              <w:rPr>
                <w:rFonts w:ascii="微软雅黑" w:eastAsia="微软雅黑" w:hAnsi="微软雅黑" w:cs="宋体" w:hint="eastAsia"/>
                <w:color w:val="404040"/>
              </w:rPr>
              <w:t>√</w:t>
            </w:r>
          </w:p>
        </w:tc>
      </w:tr>
      <w:tr w:rsidR="00F62549" w:rsidRPr="00F13B67" w:rsidTr="0039126C">
        <w:trPr>
          <w:trHeight w:val="1725"/>
        </w:trPr>
        <w:tc>
          <w:tcPr>
            <w:tcW w:w="456" w:type="dxa"/>
            <w:shd w:val="clear" w:color="auto" w:fill="auto"/>
            <w:vAlign w:val="center"/>
            <w:hideMark/>
          </w:tcPr>
          <w:p w:rsidR="004152CE" w:rsidRPr="00F13B67" w:rsidRDefault="004152CE" w:rsidP="00F13B67">
            <w:pPr>
              <w:overflowPunct/>
              <w:autoSpaceDE/>
              <w:autoSpaceDN/>
              <w:adjustRightInd/>
              <w:jc w:val="center"/>
              <w:textAlignment w:val="auto"/>
              <w:rPr>
                <w:rFonts w:ascii="微软雅黑" w:eastAsia="微软雅黑" w:hAnsi="微软雅黑" w:cs="宋体"/>
                <w:color w:val="404040"/>
              </w:rPr>
            </w:pPr>
            <w:r w:rsidRPr="00F13B67">
              <w:rPr>
                <w:rFonts w:ascii="微软雅黑" w:eastAsia="微软雅黑" w:hAnsi="微软雅黑" w:cs="宋体" w:hint="eastAsia"/>
                <w:color w:val="404040"/>
              </w:rPr>
              <w:t>9</w:t>
            </w:r>
          </w:p>
        </w:tc>
        <w:tc>
          <w:tcPr>
            <w:tcW w:w="1260" w:type="dxa"/>
            <w:shd w:val="clear" w:color="auto" w:fill="auto"/>
            <w:vAlign w:val="center"/>
            <w:hideMark/>
          </w:tcPr>
          <w:p w:rsidR="004152CE" w:rsidRPr="00F13B67" w:rsidRDefault="004152CE" w:rsidP="00F13B67">
            <w:pPr>
              <w:overflowPunct/>
              <w:autoSpaceDE/>
              <w:autoSpaceDN/>
              <w:adjustRightInd/>
              <w:jc w:val="both"/>
              <w:textAlignment w:val="auto"/>
              <w:rPr>
                <w:rFonts w:ascii="微软雅黑" w:eastAsia="微软雅黑" w:hAnsi="微软雅黑" w:cs="宋体"/>
                <w:color w:val="404040"/>
              </w:rPr>
            </w:pPr>
            <w:r w:rsidRPr="00F13B67">
              <w:rPr>
                <w:rFonts w:ascii="微软雅黑" w:eastAsia="微软雅黑" w:hAnsi="微软雅黑" w:cs="宋体" w:hint="eastAsia"/>
                <w:color w:val="404040"/>
              </w:rPr>
              <w:t>下单金额</w:t>
            </w:r>
          </w:p>
        </w:tc>
        <w:tc>
          <w:tcPr>
            <w:tcW w:w="683" w:type="dxa"/>
            <w:gridSpan w:val="2"/>
            <w:shd w:val="clear" w:color="auto" w:fill="auto"/>
            <w:vAlign w:val="center"/>
            <w:hideMark/>
          </w:tcPr>
          <w:p w:rsidR="004152CE" w:rsidRPr="00F13B67" w:rsidRDefault="004152CE" w:rsidP="00F13B67">
            <w:pPr>
              <w:overflowPunct/>
              <w:autoSpaceDE/>
              <w:autoSpaceDN/>
              <w:adjustRightInd/>
              <w:jc w:val="both"/>
              <w:textAlignment w:val="auto"/>
              <w:rPr>
                <w:rFonts w:ascii="微软雅黑" w:eastAsia="微软雅黑" w:hAnsi="微软雅黑" w:cs="宋体"/>
                <w:color w:val="404040"/>
              </w:rPr>
            </w:pPr>
            <w:r w:rsidRPr="00F13B67">
              <w:rPr>
                <w:rFonts w:ascii="微软雅黑" w:eastAsia="微软雅黑" w:hAnsi="微软雅黑" w:cs="宋体" w:hint="eastAsia"/>
                <w:color w:val="404040"/>
              </w:rPr>
              <w:t>n-pop支持</w:t>
            </w:r>
          </w:p>
        </w:tc>
        <w:tc>
          <w:tcPr>
            <w:tcW w:w="3543" w:type="dxa"/>
            <w:gridSpan w:val="2"/>
            <w:shd w:val="clear" w:color="auto" w:fill="auto"/>
            <w:vAlign w:val="center"/>
            <w:hideMark/>
          </w:tcPr>
          <w:p w:rsidR="004152CE" w:rsidRPr="00F13B67" w:rsidRDefault="004152CE" w:rsidP="006B11CE">
            <w:pPr>
              <w:overflowPunct/>
              <w:autoSpaceDE/>
              <w:autoSpaceDN/>
              <w:adjustRightInd/>
              <w:textAlignment w:val="auto"/>
              <w:rPr>
                <w:rFonts w:ascii="微软雅黑" w:eastAsia="微软雅黑" w:hAnsi="微软雅黑" w:cs="宋体"/>
                <w:color w:val="FF0000"/>
              </w:rPr>
            </w:pPr>
            <w:r w:rsidRPr="00C516A9">
              <w:rPr>
                <w:rFonts w:ascii="微软雅黑" w:eastAsia="微软雅黑" w:hAnsi="微软雅黑" w:cs="宋体" w:hint="eastAsia"/>
                <w:color w:val="FF0000"/>
              </w:rPr>
              <w:t>订单金额</w:t>
            </w:r>
            <w:r>
              <w:rPr>
                <w:rFonts w:ascii="微软雅黑" w:eastAsia="微软雅黑" w:hAnsi="微软雅黑" w:cs="宋体" w:hint="eastAsia"/>
                <w:color w:val="FF0000"/>
              </w:rPr>
              <w:t>，</w:t>
            </w:r>
            <w:r w:rsidRPr="00C516A9">
              <w:rPr>
                <w:rFonts w:ascii="微软雅黑" w:eastAsia="微软雅黑" w:hAnsi="微软雅黑" w:cs="宋体" w:hint="eastAsia"/>
                <w:color w:val="FF0000"/>
              </w:rPr>
              <w:t>以订单号为维度看该订单的总金额（不考虑优惠券及满减）</w:t>
            </w:r>
          </w:p>
        </w:tc>
        <w:tc>
          <w:tcPr>
            <w:tcW w:w="755" w:type="dxa"/>
            <w:shd w:val="clear" w:color="auto" w:fill="auto"/>
            <w:vAlign w:val="center"/>
            <w:hideMark/>
          </w:tcPr>
          <w:p w:rsidR="004152CE" w:rsidRPr="00F13B67" w:rsidRDefault="00557049" w:rsidP="00F62549">
            <w:pPr>
              <w:overflowPunct/>
              <w:autoSpaceDE/>
              <w:autoSpaceDN/>
              <w:adjustRightInd/>
              <w:textAlignment w:val="auto"/>
              <w:rPr>
                <w:rFonts w:ascii="微软雅黑" w:eastAsia="微软雅黑" w:hAnsi="微软雅黑" w:cs="宋体"/>
                <w:color w:val="404040"/>
              </w:rPr>
            </w:pPr>
            <w:r>
              <w:rPr>
                <w:rFonts w:ascii="微软雅黑" w:eastAsia="微软雅黑" w:hAnsi="微软雅黑" w:cs="宋体" w:hint="eastAsia"/>
                <w:color w:val="404040"/>
              </w:rPr>
              <w:t>√</w:t>
            </w:r>
          </w:p>
        </w:tc>
        <w:tc>
          <w:tcPr>
            <w:tcW w:w="709" w:type="dxa"/>
          </w:tcPr>
          <w:p w:rsidR="004152CE" w:rsidRPr="00F13B67" w:rsidRDefault="00557049" w:rsidP="00F62549">
            <w:pPr>
              <w:overflowPunct/>
              <w:autoSpaceDE/>
              <w:autoSpaceDN/>
              <w:adjustRightInd/>
              <w:textAlignment w:val="auto"/>
              <w:rPr>
                <w:rFonts w:ascii="微软雅黑" w:eastAsia="微软雅黑" w:hAnsi="微软雅黑" w:cs="宋体"/>
                <w:color w:val="404040"/>
              </w:rPr>
            </w:pPr>
            <w:r>
              <w:rPr>
                <w:rFonts w:ascii="微软雅黑" w:eastAsia="微软雅黑" w:hAnsi="微软雅黑" w:cs="宋体" w:hint="eastAsia"/>
                <w:color w:val="404040"/>
              </w:rPr>
              <w:t>√</w:t>
            </w:r>
          </w:p>
        </w:tc>
        <w:tc>
          <w:tcPr>
            <w:tcW w:w="709" w:type="dxa"/>
          </w:tcPr>
          <w:p w:rsidR="004152CE" w:rsidRPr="00F13B67" w:rsidRDefault="00557049" w:rsidP="00F62549">
            <w:pPr>
              <w:overflowPunct/>
              <w:autoSpaceDE/>
              <w:autoSpaceDN/>
              <w:adjustRightInd/>
              <w:textAlignment w:val="auto"/>
              <w:rPr>
                <w:rFonts w:ascii="微软雅黑" w:eastAsia="微软雅黑" w:hAnsi="微软雅黑" w:cs="宋体"/>
                <w:color w:val="404040"/>
              </w:rPr>
            </w:pPr>
            <w:r>
              <w:rPr>
                <w:rFonts w:ascii="微软雅黑" w:eastAsia="微软雅黑" w:hAnsi="微软雅黑" w:cs="宋体" w:hint="eastAsia"/>
                <w:color w:val="404040"/>
              </w:rPr>
              <w:t>√</w:t>
            </w:r>
          </w:p>
        </w:tc>
        <w:tc>
          <w:tcPr>
            <w:tcW w:w="709" w:type="dxa"/>
          </w:tcPr>
          <w:p w:rsidR="004152CE" w:rsidRPr="00F13B67" w:rsidRDefault="00557049" w:rsidP="00F62549">
            <w:pPr>
              <w:overflowPunct/>
              <w:autoSpaceDE/>
              <w:autoSpaceDN/>
              <w:adjustRightInd/>
              <w:textAlignment w:val="auto"/>
              <w:rPr>
                <w:rFonts w:ascii="微软雅黑" w:eastAsia="微软雅黑" w:hAnsi="微软雅黑" w:cs="宋体"/>
                <w:color w:val="404040"/>
              </w:rPr>
            </w:pPr>
            <w:r>
              <w:rPr>
                <w:rFonts w:ascii="微软雅黑" w:eastAsia="微软雅黑" w:hAnsi="微软雅黑" w:cs="宋体" w:hint="eastAsia"/>
                <w:color w:val="404040"/>
              </w:rPr>
              <w:t>√</w:t>
            </w:r>
          </w:p>
        </w:tc>
      </w:tr>
      <w:tr w:rsidR="00F62549" w:rsidRPr="00F13B67" w:rsidTr="0039126C">
        <w:trPr>
          <w:trHeight w:val="1035"/>
        </w:trPr>
        <w:tc>
          <w:tcPr>
            <w:tcW w:w="456" w:type="dxa"/>
            <w:shd w:val="clear" w:color="auto" w:fill="auto"/>
            <w:vAlign w:val="center"/>
            <w:hideMark/>
          </w:tcPr>
          <w:p w:rsidR="004152CE" w:rsidRPr="00F13B67" w:rsidRDefault="004152CE" w:rsidP="00F13B67">
            <w:pPr>
              <w:overflowPunct/>
              <w:autoSpaceDE/>
              <w:autoSpaceDN/>
              <w:adjustRightInd/>
              <w:jc w:val="center"/>
              <w:textAlignment w:val="auto"/>
              <w:rPr>
                <w:rFonts w:ascii="微软雅黑" w:eastAsia="微软雅黑" w:hAnsi="微软雅黑" w:cs="宋体"/>
                <w:color w:val="404040"/>
              </w:rPr>
            </w:pPr>
            <w:r w:rsidRPr="00F13B67">
              <w:rPr>
                <w:rFonts w:ascii="微软雅黑" w:eastAsia="微软雅黑" w:hAnsi="微软雅黑" w:cs="宋体" w:hint="eastAsia"/>
                <w:color w:val="404040"/>
              </w:rPr>
              <w:t>10</w:t>
            </w:r>
          </w:p>
        </w:tc>
        <w:tc>
          <w:tcPr>
            <w:tcW w:w="1260" w:type="dxa"/>
            <w:shd w:val="clear" w:color="auto" w:fill="auto"/>
            <w:vAlign w:val="center"/>
            <w:hideMark/>
          </w:tcPr>
          <w:p w:rsidR="004152CE" w:rsidRPr="00F13B67" w:rsidRDefault="004152CE" w:rsidP="00F13B67">
            <w:pPr>
              <w:overflowPunct/>
              <w:autoSpaceDE/>
              <w:autoSpaceDN/>
              <w:adjustRightInd/>
              <w:jc w:val="both"/>
              <w:textAlignment w:val="auto"/>
              <w:rPr>
                <w:rFonts w:ascii="微软雅黑" w:eastAsia="微软雅黑" w:hAnsi="微软雅黑" w:cs="宋体"/>
                <w:color w:val="404040"/>
              </w:rPr>
            </w:pPr>
            <w:r w:rsidRPr="00F13B67">
              <w:rPr>
                <w:rFonts w:ascii="微软雅黑" w:eastAsia="微软雅黑" w:hAnsi="微软雅黑" w:cs="宋体" w:hint="eastAsia"/>
                <w:color w:val="404040"/>
              </w:rPr>
              <w:t>下单客户数</w:t>
            </w:r>
          </w:p>
        </w:tc>
        <w:tc>
          <w:tcPr>
            <w:tcW w:w="683" w:type="dxa"/>
            <w:gridSpan w:val="2"/>
            <w:shd w:val="clear" w:color="auto" w:fill="auto"/>
            <w:vAlign w:val="center"/>
            <w:hideMark/>
          </w:tcPr>
          <w:p w:rsidR="004152CE" w:rsidRPr="00F13B67" w:rsidRDefault="004152CE" w:rsidP="00F13B67">
            <w:pPr>
              <w:overflowPunct/>
              <w:autoSpaceDE/>
              <w:autoSpaceDN/>
              <w:adjustRightInd/>
              <w:jc w:val="both"/>
              <w:textAlignment w:val="auto"/>
              <w:rPr>
                <w:rFonts w:ascii="微软雅黑" w:eastAsia="微软雅黑" w:hAnsi="微软雅黑" w:cs="宋体"/>
                <w:color w:val="404040"/>
              </w:rPr>
            </w:pPr>
            <w:r w:rsidRPr="00F13B67">
              <w:rPr>
                <w:rFonts w:ascii="微软雅黑" w:eastAsia="微软雅黑" w:hAnsi="微软雅黑" w:cs="宋体" w:hint="eastAsia"/>
                <w:color w:val="404040"/>
              </w:rPr>
              <w:t>n-pop支持</w:t>
            </w:r>
          </w:p>
        </w:tc>
        <w:tc>
          <w:tcPr>
            <w:tcW w:w="3543" w:type="dxa"/>
            <w:gridSpan w:val="2"/>
            <w:shd w:val="clear" w:color="auto" w:fill="auto"/>
            <w:vAlign w:val="center"/>
            <w:hideMark/>
          </w:tcPr>
          <w:p w:rsidR="004152CE" w:rsidRPr="00F13B67" w:rsidRDefault="004152CE" w:rsidP="00F13B67">
            <w:pPr>
              <w:overflowPunct/>
              <w:autoSpaceDE/>
              <w:autoSpaceDN/>
              <w:adjustRightInd/>
              <w:textAlignment w:val="auto"/>
              <w:rPr>
                <w:rFonts w:ascii="微软雅黑" w:eastAsia="微软雅黑" w:hAnsi="微软雅黑" w:cs="宋体"/>
                <w:color w:val="FF0000"/>
              </w:rPr>
            </w:pPr>
            <w:r w:rsidRPr="00C516A9">
              <w:rPr>
                <w:rFonts w:ascii="微软雅黑" w:eastAsia="微软雅黑" w:hAnsi="微软雅黑" w:cs="宋体" w:hint="eastAsia"/>
                <w:color w:val="FF0000"/>
              </w:rPr>
              <w:t>统计期内订单量所涉及的客户数，根据用户ID区分</w:t>
            </w:r>
            <w:r w:rsidR="002502BA">
              <w:rPr>
                <w:rFonts w:ascii="微软雅黑" w:eastAsia="微软雅黑" w:hAnsi="微软雅黑" w:cs="宋体" w:hint="eastAsia"/>
                <w:color w:val="FF0000"/>
              </w:rPr>
              <w:t>，按小时去重</w:t>
            </w:r>
            <w:r w:rsidR="00FD414C">
              <w:rPr>
                <w:rFonts w:ascii="微软雅黑" w:eastAsia="微软雅黑" w:hAnsi="微软雅黑" w:cs="宋体" w:hint="eastAsia"/>
                <w:color w:val="FF0000"/>
              </w:rPr>
              <w:t>。</w:t>
            </w:r>
          </w:p>
        </w:tc>
        <w:tc>
          <w:tcPr>
            <w:tcW w:w="755" w:type="dxa"/>
            <w:shd w:val="clear" w:color="auto" w:fill="auto"/>
            <w:vAlign w:val="center"/>
            <w:hideMark/>
          </w:tcPr>
          <w:p w:rsidR="004152CE" w:rsidRPr="00F13B67" w:rsidRDefault="00557049" w:rsidP="00F62549">
            <w:pPr>
              <w:overflowPunct/>
              <w:autoSpaceDE/>
              <w:autoSpaceDN/>
              <w:adjustRightInd/>
              <w:textAlignment w:val="auto"/>
              <w:rPr>
                <w:rFonts w:ascii="微软雅黑" w:eastAsia="微软雅黑" w:hAnsi="微软雅黑" w:cs="宋体"/>
                <w:color w:val="404040"/>
              </w:rPr>
            </w:pPr>
            <w:r>
              <w:rPr>
                <w:rFonts w:ascii="微软雅黑" w:eastAsia="微软雅黑" w:hAnsi="微软雅黑" w:cs="宋体" w:hint="eastAsia"/>
                <w:color w:val="404040"/>
              </w:rPr>
              <w:t>√</w:t>
            </w:r>
          </w:p>
        </w:tc>
        <w:tc>
          <w:tcPr>
            <w:tcW w:w="709" w:type="dxa"/>
          </w:tcPr>
          <w:p w:rsidR="004152CE" w:rsidRPr="00F13B67" w:rsidRDefault="00557049" w:rsidP="00F62549">
            <w:pPr>
              <w:overflowPunct/>
              <w:autoSpaceDE/>
              <w:autoSpaceDN/>
              <w:adjustRightInd/>
              <w:textAlignment w:val="auto"/>
              <w:rPr>
                <w:rFonts w:ascii="微软雅黑" w:eastAsia="微软雅黑" w:hAnsi="微软雅黑" w:cs="宋体"/>
                <w:color w:val="404040"/>
              </w:rPr>
            </w:pPr>
            <w:r>
              <w:rPr>
                <w:rFonts w:ascii="微软雅黑" w:eastAsia="微软雅黑" w:hAnsi="微软雅黑" w:cs="宋体" w:hint="eastAsia"/>
                <w:color w:val="404040"/>
              </w:rPr>
              <w:t>√</w:t>
            </w:r>
          </w:p>
        </w:tc>
        <w:tc>
          <w:tcPr>
            <w:tcW w:w="709" w:type="dxa"/>
          </w:tcPr>
          <w:p w:rsidR="004152CE" w:rsidRPr="00F13B67" w:rsidRDefault="00557049" w:rsidP="00F62549">
            <w:pPr>
              <w:overflowPunct/>
              <w:autoSpaceDE/>
              <w:autoSpaceDN/>
              <w:adjustRightInd/>
              <w:textAlignment w:val="auto"/>
              <w:rPr>
                <w:rFonts w:ascii="微软雅黑" w:eastAsia="微软雅黑" w:hAnsi="微软雅黑" w:cs="宋体"/>
                <w:color w:val="404040"/>
              </w:rPr>
            </w:pPr>
            <w:r>
              <w:rPr>
                <w:rFonts w:ascii="微软雅黑" w:eastAsia="微软雅黑" w:hAnsi="微软雅黑" w:cs="宋体" w:hint="eastAsia"/>
                <w:color w:val="404040"/>
              </w:rPr>
              <w:t>√</w:t>
            </w:r>
          </w:p>
        </w:tc>
        <w:tc>
          <w:tcPr>
            <w:tcW w:w="709" w:type="dxa"/>
          </w:tcPr>
          <w:p w:rsidR="004152CE" w:rsidRPr="00F13B67" w:rsidRDefault="00557049" w:rsidP="00F62549">
            <w:pPr>
              <w:overflowPunct/>
              <w:autoSpaceDE/>
              <w:autoSpaceDN/>
              <w:adjustRightInd/>
              <w:textAlignment w:val="auto"/>
              <w:rPr>
                <w:rFonts w:ascii="微软雅黑" w:eastAsia="微软雅黑" w:hAnsi="微软雅黑" w:cs="宋体"/>
                <w:color w:val="404040"/>
              </w:rPr>
            </w:pPr>
            <w:r>
              <w:rPr>
                <w:rFonts w:ascii="微软雅黑" w:eastAsia="微软雅黑" w:hAnsi="微软雅黑" w:cs="宋体" w:hint="eastAsia"/>
                <w:color w:val="404040"/>
              </w:rPr>
              <w:t>√</w:t>
            </w:r>
          </w:p>
        </w:tc>
      </w:tr>
      <w:tr w:rsidR="00F62549" w:rsidRPr="00F13B67" w:rsidTr="0039126C">
        <w:trPr>
          <w:trHeight w:val="1065"/>
        </w:trPr>
        <w:tc>
          <w:tcPr>
            <w:tcW w:w="456" w:type="dxa"/>
            <w:shd w:val="clear" w:color="auto" w:fill="auto"/>
            <w:vAlign w:val="center"/>
            <w:hideMark/>
          </w:tcPr>
          <w:p w:rsidR="004152CE" w:rsidRPr="00F13B67" w:rsidRDefault="004152CE" w:rsidP="00F13B67">
            <w:pPr>
              <w:overflowPunct/>
              <w:autoSpaceDE/>
              <w:autoSpaceDN/>
              <w:adjustRightInd/>
              <w:jc w:val="center"/>
              <w:textAlignment w:val="auto"/>
              <w:rPr>
                <w:rFonts w:ascii="微软雅黑" w:eastAsia="微软雅黑" w:hAnsi="微软雅黑" w:cs="宋体"/>
                <w:color w:val="404040"/>
              </w:rPr>
            </w:pPr>
            <w:r w:rsidRPr="00F13B67">
              <w:rPr>
                <w:rFonts w:ascii="微软雅黑" w:eastAsia="微软雅黑" w:hAnsi="微软雅黑" w:cs="宋体" w:hint="eastAsia"/>
                <w:color w:val="404040"/>
              </w:rPr>
              <w:t>11</w:t>
            </w:r>
          </w:p>
        </w:tc>
        <w:tc>
          <w:tcPr>
            <w:tcW w:w="1260" w:type="dxa"/>
            <w:shd w:val="clear" w:color="auto" w:fill="auto"/>
            <w:vAlign w:val="center"/>
            <w:hideMark/>
          </w:tcPr>
          <w:p w:rsidR="004152CE" w:rsidRPr="00F13B67" w:rsidRDefault="004152CE" w:rsidP="00F13B67">
            <w:pPr>
              <w:overflowPunct/>
              <w:autoSpaceDE/>
              <w:autoSpaceDN/>
              <w:adjustRightInd/>
              <w:jc w:val="both"/>
              <w:textAlignment w:val="auto"/>
              <w:rPr>
                <w:rFonts w:ascii="微软雅黑" w:eastAsia="微软雅黑" w:hAnsi="微软雅黑" w:cs="宋体"/>
                <w:color w:val="404040"/>
              </w:rPr>
            </w:pPr>
            <w:r w:rsidRPr="00F13B67">
              <w:rPr>
                <w:rFonts w:ascii="微软雅黑" w:eastAsia="微软雅黑" w:hAnsi="微软雅黑" w:cs="宋体" w:hint="eastAsia"/>
                <w:color w:val="404040"/>
              </w:rPr>
              <w:t>下单商品件数</w:t>
            </w:r>
          </w:p>
        </w:tc>
        <w:tc>
          <w:tcPr>
            <w:tcW w:w="683" w:type="dxa"/>
            <w:gridSpan w:val="2"/>
            <w:shd w:val="clear" w:color="auto" w:fill="auto"/>
            <w:vAlign w:val="center"/>
            <w:hideMark/>
          </w:tcPr>
          <w:p w:rsidR="004152CE" w:rsidRPr="00F13B67" w:rsidRDefault="004152CE" w:rsidP="00F13B67">
            <w:pPr>
              <w:overflowPunct/>
              <w:autoSpaceDE/>
              <w:autoSpaceDN/>
              <w:adjustRightInd/>
              <w:jc w:val="both"/>
              <w:textAlignment w:val="auto"/>
              <w:rPr>
                <w:rFonts w:ascii="微软雅黑" w:eastAsia="微软雅黑" w:hAnsi="微软雅黑" w:cs="宋体"/>
                <w:color w:val="404040"/>
              </w:rPr>
            </w:pPr>
            <w:r w:rsidRPr="00F13B67">
              <w:rPr>
                <w:rFonts w:ascii="微软雅黑" w:eastAsia="微软雅黑" w:hAnsi="微软雅黑" w:cs="宋体" w:hint="eastAsia"/>
                <w:color w:val="404040"/>
              </w:rPr>
              <w:t>n-pop支持</w:t>
            </w:r>
          </w:p>
        </w:tc>
        <w:tc>
          <w:tcPr>
            <w:tcW w:w="3543" w:type="dxa"/>
            <w:gridSpan w:val="2"/>
            <w:shd w:val="clear" w:color="auto" w:fill="auto"/>
            <w:vAlign w:val="center"/>
            <w:hideMark/>
          </w:tcPr>
          <w:p w:rsidR="004152CE" w:rsidRPr="00F13B67" w:rsidRDefault="004152CE" w:rsidP="00F13B67">
            <w:pPr>
              <w:overflowPunct/>
              <w:autoSpaceDE/>
              <w:autoSpaceDN/>
              <w:adjustRightInd/>
              <w:textAlignment w:val="auto"/>
              <w:rPr>
                <w:rFonts w:ascii="微软雅黑" w:eastAsia="微软雅黑" w:hAnsi="微软雅黑" w:cs="宋体"/>
                <w:color w:val="FF0000"/>
              </w:rPr>
            </w:pPr>
            <w:r w:rsidRPr="007E2757">
              <w:rPr>
                <w:rFonts w:ascii="微软雅黑" w:eastAsia="微软雅黑" w:hAnsi="微软雅黑" w:cs="宋体" w:hint="eastAsia"/>
                <w:color w:val="FF0000"/>
              </w:rPr>
              <w:t>订单中包含的商品数量</w:t>
            </w:r>
          </w:p>
        </w:tc>
        <w:tc>
          <w:tcPr>
            <w:tcW w:w="755" w:type="dxa"/>
            <w:shd w:val="clear" w:color="auto" w:fill="auto"/>
            <w:vAlign w:val="center"/>
            <w:hideMark/>
          </w:tcPr>
          <w:p w:rsidR="004152CE" w:rsidRPr="00F13B67" w:rsidRDefault="00557049" w:rsidP="00F62549">
            <w:pPr>
              <w:overflowPunct/>
              <w:autoSpaceDE/>
              <w:autoSpaceDN/>
              <w:adjustRightInd/>
              <w:textAlignment w:val="auto"/>
              <w:rPr>
                <w:rFonts w:ascii="微软雅黑" w:eastAsia="微软雅黑" w:hAnsi="微软雅黑" w:cs="宋体"/>
                <w:color w:val="404040"/>
              </w:rPr>
            </w:pPr>
            <w:r>
              <w:rPr>
                <w:rFonts w:ascii="微软雅黑" w:eastAsia="微软雅黑" w:hAnsi="微软雅黑" w:cs="宋体" w:hint="eastAsia"/>
                <w:color w:val="404040"/>
              </w:rPr>
              <w:t>√</w:t>
            </w:r>
          </w:p>
        </w:tc>
        <w:tc>
          <w:tcPr>
            <w:tcW w:w="709" w:type="dxa"/>
          </w:tcPr>
          <w:p w:rsidR="004152CE" w:rsidRPr="00F13B67" w:rsidRDefault="00557049" w:rsidP="00F62549">
            <w:pPr>
              <w:overflowPunct/>
              <w:autoSpaceDE/>
              <w:autoSpaceDN/>
              <w:adjustRightInd/>
              <w:textAlignment w:val="auto"/>
              <w:rPr>
                <w:rFonts w:ascii="微软雅黑" w:eastAsia="微软雅黑" w:hAnsi="微软雅黑" w:cs="宋体"/>
                <w:color w:val="404040"/>
              </w:rPr>
            </w:pPr>
            <w:r>
              <w:rPr>
                <w:rFonts w:ascii="微软雅黑" w:eastAsia="微软雅黑" w:hAnsi="微软雅黑" w:cs="宋体" w:hint="eastAsia"/>
                <w:color w:val="404040"/>
              </w:rPr>
              <w:t>√</w:t>
            </w:r>
          </w:p>
        </w:tc>
        <w:tc>
          <w:tcPr>
            <w:tcW w:w="709" w:type="dxa"/>
          </w:tcPr>
          <w:p w:rsidR="004152CE" w:rsidRPr="00F13B67" w:rsidRDefault="00557049" w:rsidP="00F62549">
            <w:pPr>
              <w:overflowPunct/>
              <w:autoSpaceDE/>
              <w:autoSpaceDN/>
              <w:adjustRightInd/>
              <w:textAlignment w:val="auto"/>
              <w:rPr>
                <w:rFonts w:ascii="微软雅黑" w:eastAsia="微软雅黑" w:hAnsi="微软雅黑" w:cs="宋体"/>
                <w:color w:val="404040"/>
              </w:rPr>
            </w:pPr>
            <w:r>
              <w:rPr>
                <w:rFonts w:ascii="微软雅黑" w:eastAsia="微软雅黑" w:hAnsi="微软雅黑" w:cs="宋体" w:hint="eastAsia"/>
                <w:color w:val="404040"/>
              </w:rPr>
              <w:t>√</w:t>
            </w:r>
          </w:p>
        </w:tc>
        <w:tc>
          <w:tcPr>
            <w:tcW w:w="709" w:type="dxa"/>
          </w:tcPr>
          <w:p w:rsidR="004152CE" w:rsidRPr="00F13B67" w:rsidRDefault="00557049" w:rsidP="00F62549">
            <w:pPr>
              <w:overflowPunct/>
              <w:autoSpaceDE/>
              <w:autoSpaceDN/>
              <w:adjustRightInd/>
              <w:textAlignment w:val="auto"/>
              <w:rPr>
                <w:rFonts w:ascii="微软雅黑" w:eastAsia="微软雅黑" w:hAnsi="微软雅黑" w:cs="宋体"/>
                <w:color w:val="404040"/>
              </w:rPr>
            </w:pPr>
            <w:r>
              <w:rPr>
                <w:rFonts w:ascii="微软雅黑" w:eastAsia="微软雅黑" w:hAnsi="微软雅黑" w:cs="宋体" w:hint="eastAsia"/>
                <w:color w:val="404040"/>
              </w:rPr>
              <w:t>√</w:t>
            </w:r>
          </w:p>
        </w:tc>
      </w:tr>
      <w:tr w:rsidR="00F62549" w:rsidRPr="00F13B67" w:rsidTr="0039126C">
        <w:trPr>
          <w:trHeight w:val="690"/>
        </w:trPr>
        <w:tc>
          <w:tcPr>
            <w:tcW w:w="456" w:type="dxa"/>
            <w:shd w:val="clear" w:color="auto" w:fill="auto"/>
            <w:vAlign w:val="center"/>
            <w:hideMark/>
          </w:tcPr>
          <w:p w:rsidR="004152CE" w:rsidRPr="00F13B67" w:rsidRDefault="004152CE" w:rsidP="00F13B67">
            <w:pPr>
              <w:overflowPunct/>
              <w:autoSpaceDE/>
              <w:autoSpaceDN/>
              <w:adjustRightInd/>
              <w:jc w:val="center"/>
              <w:textAlignment w:val="auto"/>
              <w:rPr>
                <w:rFonts w:ascii="微软雅黑" w:eastAsia="微软雅黑" w:hAnsi="微软雅黑" w:cs="宋体"/>
                <w:color w:val="404040"/>
              </w:rPr>
            </w:pPr>
            <w:r w:rsidRPr="00F13B67">
              <w:rPr>
                <w:rFonts w:ascii="微软雅黑" w:eastAsia="微软雅黑" w:hAnsi="微软雅黑" w:cs="宋体" w:hint="eastAsia"/>
                <w:color w:val="404040"/>
              </w:rPr>
              <w:t>12</w:t>
            </w:r>
          </w:p>
        </w:tc>
        <w:tc>
          <w:tcPr>
            <w:tcW w:w="1260" w:type="dxa"/>
            <w:shd w:val="clear" w:color="auto" w:fill="auto"/>
            <w:vAlign w:val="center"/>
            <w:hideMark/>
          </w:tcPr>
          <w:p w:rsidR="004152CE" w:rsidRPr="00F13B67" w:rsidRDefault="004152CE" w:rsidP="00F13B67">
            <w:pPr>
              <w:overflowPunct/>
              <w:autoSpaceDE/>
              <w:autoSpaceDN/>
              <w:adjustRightInd/>
              <w:jc w:val="both"/>
              <w:textAlignment w:val="auto"/>
              <w:rPr>
                <w:rFonts w:ascii="微软雅黑" w:eastAsia="微软雅黑" w:hAnsi="微软雅黑" w:cs="宋体"/>
              </w:rPr>
            </w:pPr>
            <w:r w:rsidRPr="00F13B67">
              <w:rPr>
                <w:rFonts w:ascii="微软雅黑" w:eastAsia="微软雅黑" w:hAnsi="微软雅黑" w:cs="宋体" w:hint="eastAsia"/>
              </w:rPr>
              <w:t>客单价</w:t>
            </w:r>
          </w:p>
        </w:tc>
        <w:tc>
          <w:tcPr>
            <w:tcW w:w="683" w:type="dxa"/>
            <w:gridSpan w:val="2"/>
            <w:shd w:val="clear" w:color="auto" w:fill="auto"/>
            <w:vAlign w:val="center"/>
            <w:hideMark/>
          </w:tcPr>
          <w:p w:rsidR="004152CE" w:rsidRPr="00F13B67" w:rsidRDefault="004152CE" w:rsidP="00F13B67">
            <w:pPr>
              <w:overflowPunct/>
              <w:autoSpaceDE/>
              <w:autoSpaceDN/>
              <w:adjustRightInd/>
              <w:jc w:val="both"/>
              <w:textAlignment w:val="auto"/>
              <w:rPr>
                <w:rFonts w:ascii="微软雅黑" w:eastAsia="微软雅黑" w:hAnsi="微软雅黑" w:cs="宋体"/>
              </w:rPr>
            </w:pPr>
            <w:r w:rsidRPr="00F13B67">
              <w:rPr>
                <w:rFonts w:ascii="微软雅黑" w:eastAsia="微软雅黑" w:hAnsi="微软雅黑" w:cs="宋体" w:hint="eastAsia"/>
              </w:rPr>
              <w:t>n-pop支持</w:t>
            </w:r>
          </w:p>
        </w:tc>
        <w:tc>
          <w:tcPr>
            <w:tcW w:w="3543" w:type="dxa"/>
            <w:gridSpan w:val="2"/>
            <w:shd w:val="clear" w:color="auto" w:fill="auto"/>
            <w:noWrap/>
            <w:vAlign w:val="center"/>
            <w:hideMark/>
          </w:tcPr>
          <w:p w:rsidR="004152CE" w:rsidRPr="00F13B67" w:rsidRDefault="004152CE" w:rsidP="00F13B67">
            <w:pPr>
              <w:overflowPunct/>
              <w:autoSpaceDE/>
              <w:autoSpaceDN/>
              <w:adjustRightInd/>
              <w:jc w:val="both"/>
              <w:textAlignment w:val="auto"/>
              <w:rPr>
                <w:rFonts w:ascii="微软雅黑" w:eastAsia="微软雅黑" w:hAnsi="微软雅黑" w:cs="宋体"/>
                <w:color w:val="FF0000"/>
              </w:rPr>
            </w:pPr>
            <w:r w:rsidRPr="00F13B67">
              <w:rPr>
                <w:rFonts w:ascii="微软雅黑" w:eastAsia="微软雅黑" w:hAnsi="微软雅黑" w:cs="宋体" w:hint="eastAsia"/>
                <w:color w:val="FF0000"/>
              </w:rPr>
              <w:t>客单价=</w:t>
            </w:r>
            <w:r>
              <w:rPr>
                <w:rFonts w:ascii="微软雅黑" w:eastAsia="微软雅黑" w:hAnsi="微软雅黑" w:cs="宋体" w:hint="eastAsia"/>
                <w:color w:val="FF0000"/>
              </w:rPr>
              <w:t>下单</w:t>
            </w:r>
            <w:r w:rsidRPr="00F13B67">
              <w:rPr>
                <w:rFonts w:ascii="微软雅黑" w:eastAsia="微软雅黑" w:hAnsi="微软雅黑" w:cs="宋体" w:hint="eastAsia"/>
                <w:color w:val="FF0000"/>
              </w:rPr>
              <w:t>金额/下单客户数</w:t>
            </w:r>
          </w:p>
        </w:tc>
        <w:tc>
          <w:tcPr>
            <w:tcW w:w="755" w:type="dxa"/>
            <w:shd w:val="clear" w:color="auto" w:fill="auto"/>
            <w:vAlign w:val="center"/>
            <w:hideMark/>
          </w:tcPr>
          <w:p w:rsidR="004152CE" w:rsidRPr="00F13B67" w:rsidRDefault="00557049" w:rsidP="00F62549">
            <w:pPr>
              <w:overflowPunct/>
              <w:autoSpaceDE/>
              <w:autoSpaceDN/>
              <w:adjustRightInd/>
              <w:textAlignment w:val="auto"/>
              <w:rPr>
                <w:rFonts w:ascii="微软雅黑" w:eastAsia="微软雅黑" w:hAnsi="微软雅黑" w:cs="宋体"/>
                <w:color w:val="404040"/>
              </w:rPr>
            </w:pPr>
            <w:r>
              <w:rPr>
                <w:rFonts w:ascii="微软雅黑" w:eastAsia="微软雅黑" w:hAnsi="微软雅黑" w:cs="宋体" w:hint="eastAsia"/>
                <w:color w:val="404040"/>
              </w:rPr>
              <w:t>√</w:t>
            </w:r>
          </w:p>
        </w:tc>
        <w:tc>
          <w:tcPr>
            <w:tcW w:w="709" w:type="dxa"/>
          </w:tcPr>
          <w:p w:rsidR="004152CE" w:rsidRPr="00F13B67" w:rsidRDefault="00557049" w:rsidP="00F62549">
            <w:pPr>
              <w:overflowPunct/>
              <w:autoSpaceDE/>
              <w:autoSpaceDN/>
              <w:adjustRightInd/>
              <w:textAlignment w:val="auto"/>
              <w:rPr>
                <w:rFonts w:ascii="微软雅黑" w:eastAsia="微软雅黑" w:hAnsi="微软雅黑" w:cs="宋体"/>
                <w:color w:val="404040"/>
              </w:rPr>
            </w:pPr>
            <w:r>
              <w:rPr>
                <w:rFonts w:ascii="微软雅黑" w:eastAsia="微软雅黑" w:hAnsi="微软雅黑" w:cs="宋体" w:hint="eastAsia"/>
                <w:color w:val="404040"/>
              </w:rPr>
              <w:t>√</w:t>
            </w:r>
          </w:p>
        </w:tc>
        <w:tc>
          <w:tcPr>
            <w:tcW w:w="709" w:type="dxa"/>
          </w:tcPr>
          <w:p w:rsidR="004152CE" w:rsidRPr="00F13B67" w:rsidRDefault="00557049" w:rsidP="00F62549">
            <w:pPr>
              <w:overflowPunct/>
              <w:autoSpaceDE/>
              <w:autoSpaceDN/>
              <w:adjustRightInd/>
              <w:textAlignment w:val="auto"/>
              <w:rPr>
                <w:rFonts w:ascii="微软雅黑" w:eastAsia="微软雅黑" w:hAnsi="微软雅黑" w:cs="宋体"/>
                <w:color w:val="404040"/>
              </w:rPr>
            </w:pPr>
            <w:r>
              <w:rPr>
                <w:rFonts w:ascii="微软雅黑" w:eastAsia="微软雅黑" w:hAnsi="微软雅黑" w:cs="宋体" w:hint="eastAsia"/>
                <w:color w:val="404040"/>
              </w:rPr>
              <w:t>√</w:t>
            </w:r>
          </w:p>
        </w:tc>
        <w:tc>
          <w:tcPr>
            <w:tcW w:w="709" w:type="dxa"/>
          </w:tcPr>
          <w:p w:rsidR="004152CE" w:rsidRPr="00F13B67" w:rsidRDefault="00557049" w:rsidP="00F62549">
            <w:pPr>
              <w:overflowPunct/>
              <w:autoSpaceDE/>
              <w:autoSpaceDN/>
              <w:adjustRightInd/>
              <w:textAlignment w:val="auto"/>
              <w:rPr>
                <w:rFonts w:ascii="微软雅黑" w:eastAsia="微软雅黑" w:hAnsi="微软雅黑" w:cs="宋体"/>
                <w:color w:val="404040"/>
              </w:rPr>
            </w:pPr>
            <w:r>
              <w:rPr>
                <w:rFonts w:ascii="微软雅黑" w:eastAsia="微软雅黑" w:hAnsi="微软雅黑" w:cs="宋体" w:hint="eastAsia"/>
                <w:color w:val="404040"/>
              </w:rPr>
              <w:t>√</w:t>
            </w:r>
          </w:p>
        </w:tc>
      </w:tr>
      <w:tr w:rsidR="00F62549" w:rsidRPr="00F13B67" w:rsidTr="0039126C">
        <w:trPr>
          <w:trHeight w:val="690"/>
        </w:trPr>
        <w:tc>
          <w:tcPr>
            <w:tcW w:w="456" w:type="dxa"/>
            <w:shd w:val="clear" w:color="auto" w:fill="auto"/>
            <w:vAlign w:val="center"/>
            <w:hideMark/>
          </w:tcPr>
          <w:p w:rsidR="004152CE" w:rsidRPr="00F13B67" w:rsidRDefault="004152CE" w:rsidP="00F13B67">
            <w:pPr>
              <w:overflowPunct/>
              <w:autoSpaceDE/>
              <w:autoSpaceDN/>
              <w:adjustRightInd/>
              <w:jc w:val="center"/>
              <w:textAlignment w:val="auto"/>
              <w:rPr>
                <w:rFonts w:ascii="微软雅黑" w:eastAsia="微软雅黑" w:hAnsi="微软雅黑" w:cs="宋体"/>
                <w:color w:val="404040"/>
              </w:rPr>
            </w:pPr>
            <w:r w:rsidRPr="00F13B67">
              <w:rPr>
                <w:rFonts w:ascii="微软雅黑" w:eastAsia="微软雅黑" w:hAnsi="微软雅黑" w:cs="宋体" w:hint="eastAsia"/>
                <w:color w:val="404040"/>
              </w:rPr>
              <w:t>13</w:t>
            </w:r>
          </w:p>
        </w:tc>
        <w:tc>
          <w:tcPr>
            <w:tcW w:w="1260" w:type="dxa"/>
            <w:shd w:val="clear" w:color="auto" w:fill="auto"/>
            <w:vAlign w:val="center"/>
            <w:hideMark/>
          </w:tcPr>
          <w:p w:rsidR="004152CE" w:rsidRPr="00F13B67" w:rsidRDefault="004152CE" w:rsidP="00F13B67">
            <w:pPr>
              <w:overflowPunct/>
              <w:autoSpaceDE/>
              <w:autoSpaceDN/>
              <w:adjustRightInd/>
              <w:jc w:val="both"/>
              <w:textAlignment w:val="auto"/>
              <w:rPr>
                <w:rFonts w:ascii="微软雅黑" w:eastAsia="微软雅黑" w:hAnsi="微软雅黑" w:cs="宋体"/>
              </w:rPr>
            </w:pPr>
            <w:r w:rsidRPr="00F13B67">
              <w:rPr>
                <w:rFonts w:ascii="微软雅黑" w:eastAsia="微软雅黑" w:hAnsi="微软雅黑" w:cs="宋体" w:hint="eastAsia"/>
              </w:rPr>
              <w:t>下单转化率</w:t>
            </w:r>
          </w:p>
        </w:tc>
        <w:tc>
          <w:tcPr>
            <w:tcW w:w="683" w:type="dxa"/>
            <w:gridSpan w:val="2"/>
            <w:shd w:val="clear" w:color="auto" w:fill="auto"/>
            <w:vAlign w:val="center"/>
            <w:hideMark/>
          </w:tcPr>
          <w:p w:rsidR="004152CE" w:rsidRPr="00F13B67" w:rsidRDefault="004152CE" w:rsidP="00F13B67">
            <w:pPr>
              <w:overflowPunct/>
              <w:autoSpaceDE/>
              <w:autoSpaceDN/>
              <w:adjustRightInd/>
              <w:jc w:val="both"/>
              <w:textAlignment w:val="auto"/>
              <w:rPr>
                <w:rFonts w:ascii="微软雅黑" w:eastAsia="微软雅黑" w:hAnsi="微软雅黑" w:cs="宋体"/>
              </w:rPr>
            </w:pPr>
            <w:r w:rsidRPr="00F13B67">
              <w:rPr>
                <w:rFonts w:ascii="微软雅黑" w:eastAsia="微软雅黑" w:hAnsi="微软雅黑" w:cs="宋体" w:hint="eastAsia"/>
              </w:rPr>
              <w:t>大数据支持</w:t>
            </w:r>
          </w:p>
        </w:tc>
        <w:tc>
          <w:tcPr>
            <w:tcW w:w="3543" w:type="dxa"/>
            <w:gridSpan w:val="2"/>
            <w:shd w:val="clear" w:color="auto" w:fill="auto"/>
            <w:noWrap/>
            <w:vAlign w:val="center"/>
            <w:hideMark/>
          </w:tcPr>
          <w:p w:rsidR="004152CE" w:rsidRPr="00F13B67" w:rsidRDefault="009D3A1B" w:rsidP="00F13B67">
            <w:pPr>
              <w:overflowPunct/>
              <w:autoSpaceDE/>
              <w:autoSpaceDN/>
              <w:adjustRightInd/>
              <w:jc w:val="both"/>
              <w:textAlignment w:val="auto"/>
              <w:rPr>
                <w:rFonts w:ascii="微软雅黑" w:eastAsia="微软雅黑" w:hAnsi="微软雅黑" w:cs="宋体"/>
                <w:color w:val="FF0000"/>
              </w:rPr>
            </w:pPr>
            <w:r w:rsidRPr="009D3A1B">
              <w:rPr>
                <w:rFonts w:ascii="微软雅黑" w:eastAsia="微软雅黑" w:hAnsi="微软雅黑" w:cs="宋体" w:hint="eastAsia"/>
                <w:color w:val="FF0000"/>
              </w:rPr>
              <w:t>根据UV来统计店铺的总体下单转化率</w:t>
            </w:r>
            <w:r>
              <w:rPr>
                <w:rFonts w:ascii="微软雅黑" w:eastAsia="微软雅黑" w:hAnsi="微软雅黑" w:cs="宋体" w:hint="eastAsia"/>
                <w:color w:val="FF0000"/>
              </w:rPr>
              <w:t>，</w:t>
            </w:r>
            <w:r w:rsidR="004152CE" w:rsidRPr="00F13B67">
              <w:rPr>
                <w:rFonts w:ascii="微软雅黑" w:eastAsia="微软雅黑" w:hAnsi="微软雅黑" w:cs="宋体" w:hint="eastAsia"/>
                <w:color w:val="FF0000"/>
              </w:rPr>
              <w:t>下单转化率=下单量/</w:t>
            </w:r>
            <w:r>
              <w:rPr>
                <w:rFonts w:ascii="微软雅黑" w:eastAsia="微软雅黑" w:hAnsi="微软雅黑" w:cs="宋体" w:hint="eastAsia"/>
                <w:color w:val="FF0000"/>
              </w:rPr>
              <w:t>UV</w:t>
            </w:r>
            <w:r w:rsidR="004152CE" w:rsidRPr="00F13B67">
              <w:rPr>
                <w:rFonts w:ascii="微软雅黑" w:eastAsia="微软雅黑" w:hAnsi="微软雅黑" w:cs="宋体" w:hint="eastAsia"/>
                <w:color w:val="FF0000"/>
              </w:rPr>
              <w:t>*100%</w:t>
            </w:r>
          </w:p>
        </w:tc>
        <w:tc>
          <w:tcPr>
            <w:tcW w:w="755" w:type="dxa"/>
            <w:shd w:val="clear" w:color="auto" w:fill="auto"/>
            <w:vAlign w:val="center"/>
            <w:hideMark/>
          </w:tcPr>
          <w:p w:rsidR="004152CE" w:rsidRPr="00F13B67" w:rsidRDefault="00557049" w:rsidP="00F62549">
            <w:pPr>
              <w:overflowPunct/>
              <w:autoSpaceDE/>
              <w:autoSpaceDN/>
              <w:adjustRightInd/>
              <w:textAlignment w:val="auto"/>
              <w:rPr>
                <w:rFonts w:ascii="微软雅黑" w:eastAsia="微软雅黑" w:hAnsi="微软雅黑" w:cs="宋体"/>
                <w:color w:val="404040"/>
              </w:rPr>
            </w:pPr>
            <w:r>
              <w:rPr>
                <w:rFonts w:ascii="微软雅黑" w:eastAsia="微软雅黑" w:hAnsi="微软雅黑" w:cs="宋体" w:hint="eastAsia"/>
                <w:color w:val="404040"/>
              </w:rPr>
              <w:t>√</w:t>
            </w:r>
          </w:p>
        </w:tc>
        <w:tc>
          <w:tcPr>
            <w:tcW w:w="709" w:type="dxa"/>
          </w:tcPr>
          <w:p w:rsidR="004152CE" w:rsidRPr="00F13B67" w:rsidRDefault="00557049" w:rsidP="00F62549">
            <w:pPr>
              <w:overflowPunct/>
              <w:autoSpaceDE/>
              <w:autoSpaceDN/>
              <w:adjustRightInd/>
              <w:textAlignment w:val="auto"/>
              <w:rPr>
                <w:rFonts w:ascii="微软雅黑" w:eastAsia="微软雅黑" w:hAnsi="微软雅黑" w:cs="宋体"/>
                <w:color w:val="404040"/>
              </w:rPr>
            </w:pPr>
            <w:r>
              <w:rPr>
                <w:rFonts w:ascii="微软雅黑" w:eastAsia="微软雅黑" w:hAnsi="微软雅黑" w:cs="宋体" w:hint="eastAsia"/>
                <w:color w:val="404040"/>
              </w:rPr>
              <w:t>√</w:t>
            </w:r>
          </w:p>
        </w:tc>
        <w:tc>
          <w:tcPr>
            <w:tcW w:w="709" w:type="dxa"/>
          </w:tcPr>
          <w:p w:rsidR="004152CE" w:rsidRPr="00F13B67" w:rsidRDefault="00557049" w:rsidP="00F62549">
            <w:pPr>
              <w:overflowPunct/>
              <w:autoSpaceDE/>
              <w:autoSpaceDN/>
              <w:adjustRightInd/>
              <w:textAlignment w:val="auto"/>
              <w:rPr>
                <w:rFonts w:ascii="微软雅黑" w:eastAsia="微软雅黑" w:hAnsi="微软雅黑" w:cs="宋体"/>
                <w:color w:val="404040"/>
              </w:rPr>
            </w:pPr>
            <w:r>
              <w:rPr>
                <w:rFonts w:ascii="微软雅黑" w:eastAsia="微软雅黑" w:hAnsi="微软雅黑" w:cs="宋体" w:hint="eastAsia"/>
                <w:color w:val="404040"/>
              </w:rPr>
              <w:t>√</w:t>
            </w:r>
          </w:p>
        </w:tc>
        <w:tc>
          <w:tcPr>
            <w:tcW w:w="709" w:type="dxa"/>
          </w:tcPr>
          <w:p w:rsidR="004152CE" w:rsidRPr="00F13B67" w:rsidRDefault="00557049" w:rsidP="00F62549">
            <w:pPr>
              <w:overflowPunct/>
              <w:autoSpaceDE/>
              <w:autoSpaceDN/>
              <w:adjustRightInd/>
              <w:textAlignment w:val="auto"/>
              <w:rPr>
                <w:rFonts w:ascii="微软雅黑" w:eastAsia="微软雅黑" w:hAnsi="微软雅黑" w:cs="宋体"/>
                <w:color w:val="404040"/>
              </w:rPr>
            </w:pPr>
            <w:r>
              <w:rPr>
                <w:rFonts w:ascii="微软雅黑" w:eastAsia="微软雅黑" w:hAnsi="微软雅黑" w:cs="宋体" w:hint="eastAsia"/>
                <w:color w:val="404040"/>
              </w:rPr>
              <w:t>√</w:t>
            </w:r>
          </w:p>
        </w:tc>
      </w:tr>
      <w:tr w:rsidR="00F62549" w:rsidRPr="00F13B67" w:rsidTr="0039126C">
        <w:trPr>
          <w:trHeight w:val="1320"/>
        </w:trPr>
        <w:tc>
          <w:tcPr>
            <w:tcW w:w="456" w:type="dxa"/>
            <w:shd w:val="clear" w:color="auto" w:fill="auto"/>
            <w:vAlign w:val="center"/>
            <w:hideMark/>
          </w:tcPr>
          <w:p w:rsidR="004152CE" w:rsidRPr="00F13B67" w:rsidRDefault="004152CE" w:rsidP="00F13B67">
            <w:pPr>
              <w:overflowPunct/>
              <w:autoSpaceDE/>
              <w:autoSpaceDN/>
              <w:adjustRightInd/>
              <w:jc w:val="center"/>
              <w:textAlignment w:val="auto"/>
              <w:rPr>
                <w:rFonts w:ascii="微软雅黑" w:eastAsia="微软雅黑" w:hAnsi="微软雅黑" w:cs="宋体"/>
                <w:color w:val="404040"/>
              </w:rPr>
            </w:pPr>
            <w:r w:rsidRPr="00F13B67">
              <w:rPr>
                <w:rFonts w:ascii="微软雅黑" w:eastAsia="微软雅黑" w:hAnsi="微软雅黑" w:cs="宋体" w:hint="eastAsia"/>
                <w:color w:val="404040"/>
              </w:rPr>
              <w:t>14</w:t>
            </w:r>
          </w:p>
        </w:tc>
        <w:tc>
          <w:tcPr>
            <w:tcW w:w="1260" w:type="dxa"/>
            <w:shd w:val="clear" w:color="auto" w:fill="auto"/>
            <w:vAlign w:val="center"/>
            <w:hideMark/>
          </w:tcPr>
          <w:p w:rsidR="004152CE" w:rsidRPr="00F13B67" w:rsidRDefault="004152CE" w:rsidP="00F13B67">
            <w:pPr>
              <w:overflowPunct/>
              <w:autoSpaceDE/>
              <w:autoSpaceDN/>
              <w:adjustRightInd/>
              <w:jc w:val="both"/>
              <w:textAlignment w:val="auto"/>
              <w:rPr>
                <w:rFonts w:ascii="微软雅黑" w:eastAsia="微软雅黑" w:hAnsi="微软雅黑" w:cs="宋体"/>
              </w:rPr>
            </w:pPr>
            <w:r w:rsidRPr="00F13B67">
              <w:rPr>
                <w:rFonts w:ascii="微软雅黑" w:eastAsia="微软雅黑" w:hAnsi="微软雅黑" w:cs="宋体" w:hint="eastAsia"/>
              </w:rPr>
              <w:t>平均停留时间</w:t>
            </w:r>
          </w:p>
        </w:tc>
        <w:tc>
          <w:tcPr>
            <w:tcW w:w="683" w:type="dxa"/>
            <w:gridSpan w:val="2"/>
            <w:shd w:val="clear" w:color="auto" w:fill="auto"/>
            <w:vAlign w:val="center"/>
            <w:hideMark/>
          </w:tcPr>
          <w:p w:rsidR="004152CE" w:rsidRPr="00F13B67" w:rsidRDefault="004152CE" w:rsidP="00F13B67">
            <w:pPr>
              <w:overflowPunct/>
              <w:autoSpaceDE/>
              <w:autoSpaceDN/>
              <w:adjustRightInd/>
              <w:jc w:val="both"/>
              <w:textAlignment w:val="auto"/>
              <w:rPr>
                <w:rFonts w:ascii="微软雅黑" w:eastAsia="微软雅黑" w:hAnsi="微软雅黑" w:cs="宋体"/>
              </w:rPr>
            </w:pPr>
            <w:r w:rsidRPr="00F13B67">
              <w:rPr>
                <w:rFonts w:ascii="微软雅黑" w:eastAsia="微软雅黑" w:hAnsi="微软雅黑" w:cs="宋体" w:hint="eastAsia"/>
              </w:rPr>
              <w:t>大数据支持</w:t>
            </w:r>
          </w:p>
        </w:tc>
        <w:tc>
          <w:tcPr>
            <w:tcW w:w="3543" w:type="dxa"/>
            <w:gridSpan w:val="2"/>
            <w:shd w:val="clear" w:color="auto" w:fill="auto"/>
            <w:vAlign w:val="center"/>
            <w:hideMark/>
          </w:tcPr>
          <w:p w:rsidR="004152CE" w:rsidRPr="00F13B67" w:rsidRDefault="00A60925" w:rsidP="00F13B67">
            <w:pPr>
              <w:overflowPunct/>
              <w:autoSpaceDE/>
              <w:autoSpaceDN/>
              <w:adjustRightInd/>
              <w:textAlignment w:val="auto"/>
              <w:rPr>
                <w:rFonts w:ascii="微软雅黑" w:eastAsia="微软雅黑" w:hAnsi="微软雅黑" w:cs="宋体"/>
              </w:rPr>
            </w:pPr>
            <w:r w:rsidRPr="00A60925">
              <w:rPr>
                <w:rFonts w:ascii="微软雅黑" w:eastAsia="微软雅黑" w:hAnsi="微软雅黑" w:cs="宋体" w:hint="eastAsia"/>
              </w:rPr>
              <w:t>表示用户查看指定网页或网页集所用的平均时间</w:t>
            </w:r>
            <w:r>
              <w:rPr>
                <w:rFonts w:ascii="微软雅黑" w:eastAsia="微软雅黑" w:hAnsi="微软雅黑" w:cs="宋体" w:hint="eastAsia"/>
              </w:rPr>
              <w:t>，</w:t>
            </w:r>
            <w:r w:rsidRPr="00A60925">
              <w:rPr>
                <w:rFonts w:ascii="微软雅黑" w:eastAsia="微软雅黑" w:hAnsi="微软雅黑" w:cs="宋体" w:hint="eastAsia"/>
              </w:rPr>
              <w:t>平均停留时间=总停留时间/Visits</w:t>
            </w:r>
          </w:p>
        </w:tc>
        <w:tc>
          <w:tcPr>
            <w:tcW w:w="755" w:type="dxa"/>
            <w:shd w:val="clear" w:color="auto" w:fill="auto"/>
            <w:vAlign w:val="center"/>
            <w:hideMark/>
          </w:tcPr>
          <w:p w:rsidR="004152CE" w:rsidRPr="00F13B67" w:rsidRDefault="00557049" w:rsidP="00F62549">
            <w:pPr>
              <w:overflowPunct/>
              <w:autoSpaceDE/>
              <w:autoSpaceDN/>
              <w:adjustRightInd/>
              <w:textAlignment w:val="auto"/>
              <w:rPr>
                <w:rFonts w:ascii="微软雅黑" w:eastAsia="微软雅黑" w:hAnsi="微软雅黑" w:cs="宋体"/>
              </w:rPr>
            </w:pPr>
            <w:r>
              <w:rPr>
                <w:rFonts w:ascii="微软雅黑" w:eastAsia="微软雅黑" w:hAnsi="微软雅黑" w:cs="宋体" w:hint="eastAsia"/>
                <w:color w:val="404040"/>
              </w:rPr>
              <w:t>√</w:t>
            </w:r>
          </w:p>
        </w:tc>
        <w:tc>
          <w:tcPr>
            <w:tcW w:w="709" w:type="dxa"/>
          </w:tcPr>
          <w:p w:rsidR="004152CE" w:rsidRPr="00F13B67" w:rsidRDefault="00557049" w:rsidP="00F62549">
            <w:pPr>
              <w:overflowPunct/>
              <w:autoSpaceDE/>
              <w:autoSpaceDN/>
              <w:adjustRightInd/>
              <w:textAlignment w:val="auto"/>
              <w:rPr>
                <w:rFonts w:ascii="微软雅黑" w:eastAsia="微软雅黑" w:hAnsi="微软雅黑" w:cs="宋体"/>
              </w:rPr>
            </w:pPr>
            <w:r>
              <w:rPr>
                <w:rFonts w:ascii="微软雅黑" w:eastAsia="微软雅黑" w:hAnsi="微软雅黑" w:cs="宋体" w:hint="eastAsia"/>
                <w:color w:val="404040"/>
              </w:rPr>
              <w:t>√</w:t>
            </w:r>
          </w:p>
        </w:tc>
        <w:tc>
          <w:tcPr>
            <w:tcW w:w="709" w:type="dxa"/>
          </w:tcPr>
          <w:p w:rsidR="004152CE" w:rsidRPr="00F13B67" w:rsidRDefault="007754C9" w:rsidP="00F62549">
            <w:pPr>
              <w:overflowPunct/>
              <w:autoSpaceDE/>
              <w:autoSpaceDN/>
              <w:adjustRightInd/>
              <w:textAlignment w:val="auto"/>
              <w:rPr>
                <w:rFonts w:ascii="微软雅黑" w:eastAsia="微软雅黑" w:hAnsi="微软雅黑" w:cs="宋体"/>
              </w:rPr>
            </w:pPr>
            <w:r>
              <w:rPr>
                <w:rFonts w:ascii="微软雅黑" w:eastAsia="微软雅黑" w:hAnsi="微软雅黑" w:cs="宋体" w:hint="eastAsia"/>
                <w:color w:val="404040"/>
              </w:rPr>
              <w:t>√</w:t>
            </w:r>
          </w:p>
        </w:tc>
        <w:tc>
          <w:tcPr>
            <w:tcW w:w="709" w:type="dxa"/>
          </w:tcPr>
          <w:p w:rsidR="004152CE" w:rsidRPr="00F13B67" w:rsidRDefault="007754C9" w:rsidP="00F62549">
            <w:pPr>
              <w:overflowPunct/>
              <w:autoSpaceDE/>
              <w:autoSpaceDN/>
              <w:adjustRightInd/>
              <w:textAlignment w:val="auto"/>
              <w:rPr>
                <w:rFonts w:ascii="微软雅黑" w:eastAsia="微软雅黑" w:hAnsi="微软雅黑" w:cs="宋体"/>
              </w:rPr>
            </w:pPr>
            <w:r>
              <w:rPr>
                <w:rFonts w:ascii="微软雅黑" w:eastAsia="微软雅黑" w:hAnsi="微软雅黑" w:cs="宋体" w:hint="eastAsia"/>
                <w:color w:val="404040"/>
              </w:rPr>
              <w:t>√</w:t>
            </w:r>
          </w:p>
        </w:tc>
      </w:tr>
      <w:tr w:rsidR="00F62549" w:rsidRPr="00F13B67" w:rsidTr="0039126C">
        <w:trPr>
          <w:trHeight w:val="1320"/>
        </w:trPr>
        <w:tc>
          <w:tcPr>
            <w:tcW w:w="456" w:type="dxa"/>
            <w:shd w:val="clear" w:color="auto" w:fill="auto"/>
            <w:vAlign w:val="center"/>
            <w:hideMark/>
          </w:tcPr>
          <w:p w:rsidR="004152CE" w:rsidRPr="00F13B67" w:rsidRDefault="004152CE" w:rsidP="00F13B67">
            <w:pPr>
              <w:overflowPunct/>
              <w:autoSpaceDE/>
              <w:autoSpaceDN/>
              <w:adjustRightInd/>
              <w:jc w:val="center"/>
              <w:textAlignment w:val="auto"/>
              <w:rPr>
                <w:rFonts w:ascii="微软雅黑" w:eastAsia="微软雅黑" w:hAnsi="微软雅黑" w:cs="宋体"/>
                <w:color w:val="404040"/>
              </w:rPr>
            </w:pPr>
            <w:r w:rsidRPr="00F13B67">
              <w:rPr>
                <w:rFonts w:ascii="微软雅黑" w:eastAsia="微软雅黑" w:hAnsi="微软雅黑" w:cs="宋体" w:hint="eastAsia"/>
                <w:color w:val="404040"/>
              </w:rPr>
              <w:t>15</w:t>
            </w:r>
          </w:p>
        </w:tc>
        <w:tc>
          <w:tcPr>
            <w:tcW w:w="1260" w:type="dxa"/>
            <w:shd w:val="clear" w:color="auto" w:fill="auto"/>
            <w:vAlign w:val="center"/>
            <w:hideMark/>
          </w:tcPr>
          <w:p w:rsidR="004152CE" w:rsidRPr="00F13B67" w:rsidRDefault="004152CE" w:rsidP="00F13B67">
            <w:pPr>
              <w:overflowPunct/>
              <w:autoSpaceDE/>
              <w:autoSpaceDN/>
              <w:adjustRightInd/>
              <w:jc w:val="both"/>
              <w:textAlignment w:val="auto"/>
              <w:rPr>
                <w:rFonts w:ascii="微软雅黑" w:eastAsia="微软雅黑" w:hAnsi="微软雅黑" w:cs="宋体"/>
              </w:rPr>
            </w:pPr>
            <w:r w:rsidRPr="00F13B67">
              <w:rPr>
                <w:rFonts w:ascii="微软雅黑" w:eastAsia="微软雅黑" w:hAnsi="微软雅黑" w:cs="宋体" w:hint="eastAsia"/>
              </w:rPr>
              <w:t>平均访问</w:t>
            </w:r>
            <w:r w:rsidRPr="00CA704C">
              <w:rPr>
                <w:rFonts w:ascii="微软雅黑" w:eastAsia="微软雅黑" w:hAnsi="微软雅黑" w:cs="宋体" w:hint="eastAsia"/>
              </w:rPr>
              <w:t>深度</w:t>
            </w:r>
          </w:p>
        </w:tc>
        <w:tc>
          <w:tcPr>
            <w:tcW w:w="683" w:type="dxa"/>
            <w:gridSpan w:val="2"/>
            <w:shd w:val="clear" w:color="auto" w:fill="auto"/>
            <w:vAlign w:val="center"/>
            <w:hideMark/>
          </w:tcPr>
          <w:p w:rsidR="004152CE" w:rsidRPr="00F13B67" w:rsidRDefault="004152CE" w:rsidP="00F13B67">
            <w:pPr>
              <w:overflowPunct/>
              <w:autoSpaceDE/>
              <w:autoSpaceDN/>
              <w:adjustRightInd/>
              <w:jc w:val="both"/>
              <w:textAlignment w:val="auto"/>
              <w:rPr>
                <w:rFonts w:ascii="微软雅黑" w:eastAsia="微软雅黑" w:hAnsi="微软雅黑" w:cs="宋体"/>
              </w:rPr>
            </w:pPr>
            <w:r w:rsidRPr="00F13B67">
              <w:rPr>
                <w:rFonts w:ascii="微软雅黑" w:eastAsia="微软雅黑" w:hAnsi="微软雅黑" w:cs="宋体" w:hint="eastAsia"/>
              </w:rPr>
              <w:t>大数据支持</w:t>
            </w:r>
          </w:p>
        </w:tc>
        <w:tc>
          <w:tcPr>
            <w:tcW w:w="3543" w:type="dxa"/>
            <w:gridSpan w:val="2"/>
            <w:shd w:val="clear" w:color="auto" w:fill="auto"/>
            <w:vAlign w:val="center"/>
            <w:hideMark/>
          </w:tcPr>
          <w:p w:rsidR="004152CE" w:rsidRPr="00F13B67" w:rsidRDefault="00791CE7" w:rsidP="00F13B67">
            <w:pPr>
              <w:overflowPunct/>
              <w:autoSpaceDE/>
              <w:autoSpaceDN/>
              <w:adjustRightInd/>
              <w:textAlignment w:val="auto"/>
              <w:rPr>
                <w:rFonts w:ascii="微软雅黑" w:eastAsia="微软雅黑" w:hAnsi="微软雅黑" w:cs="宋体"/>
              </w:rPr>
            </w:pPr>
            <w:r w:rsidRPr="00791CE7">
              <w:rPr>
                <w:rFonts w:ascii="微软雅黑" w:eastAsia="微软雅黑" w:hAnsi="微软雅黑" w:cs="宋体" w:hint="eastAsia"/>
              </w:rPr>
              <w:t>表示客户每次访问的页面数量的均值。平均访问深度=PV/Visits</w:t>
            </w:r>
          </w:p>
        </w:tc>
        <w:tc>
          <w:tcPr>
            <w:tcW w:w="755" w:type="dxa"/>
            <w:shd w:val="clear" w:color="auto" w:fill="auto"/>
            <w:vAlign w:val="center"/>
            <w:hideMark/>
          </w:tcPr>
          <w:p w:rsidR="004152CE" w:rsidRPr="00F13B67" w:rsidRDefault="00557049" w:rsidP="00F62549">
            <w:pPr>
              <w:overflowPunct/>
              <w:autoSpaceDE/>
              <w:autoSpaceDN/>
              <w:adjustRightInd/>
              <w:textAlignment w:val="auto"/>
              <w:rPr>
                <w:rFonts w:ascii="微软雅黑" w:eastAsia="微软雅黑" w:hAnsi="微软雅黑" w:cs="宋体"/>
              </w:rPr>
            </w:pPr>
            <w:r>
              <w:rPr>
                <w:rFonts w:ascii="微软雅黑" w:eastAsia="微软雅黑" w:hAnsi="微软雅黑" w:cs="宋体" w:hint="eastAsia"/>
                <w:color w:val="404040"/>
              </w:rPr>
              <w:t>√</w:t>
            </w:r>
          </w:p>
        </w:tc>
        <w:tc>
          <w:tcPr>
            <w:tcW w:w="709" w:type="dxa"/>
          </w:tcPr>
          <w:p w:rsidR="004152CE" w:rsidRPr="00F13B67" w:rsidRDefault="00557049" w:rsidP="00F62549">
            <w:pPr>
              <w:overflowPunct/>
              <w:autoSpaceDE/>
              <w:autoSpaceDN/>
              <w:adjustRightInd/>
              <w:textAlignment w:val="auto"/>
              <w:rPr>
                <w:rFonts w:ascii="微软雅黑" w:eastAsia="微软雅黑" w:hAnsi="微软雅黑" w:cs="宋体"/>
              </w:rPr>
            </w:pPr>
            <w:r>
              <w:rPr>
                <w:rFonts w:ascii="微软雅黑" w:eastAsia="微软雅黑" w:hAnsi="微软雅黑" w:cs="宋体" w:hint="eastAsia"/>
                <w:color w:val="404040"/>
              </w:rPr>
              <w:t>√</w:t>
            </w:r>
          </w:p>
        </w:tc>
        <w:tc>
          <w:tcPr>
            <w:tcW w:w="709" w:type="dxa"/>
          </w:tcPr>
          <w:p w:rsidR="004152CE" w:rsidRPr="00F13B67" w:rsidRDefault="00557049" w:rsidP="00F62549">
            <w:pPr>
              <w:overflowPunct/>
              <w:autoSpaceDE/>
              <w:autoSpaceDN/>
              <w:adjustRightInd/>
              <w:textAlignment w:val="auto"/>
              <w:rPr>
                <w:rFonts w:ascii="微软雅黑" w:eastAsia="微软雅黑" w:hAnsi="微软雅黑" w:cs="宋体"/>
              </w:rPr>
            </w:pPr>
            <w:r>
              <w:rPr>
                <w:rFonts w:ascii="微软雅黑" w:eastAsia="微软雅黑" w:hAnsi="微软雅黑" w:cs="宋体" w:hint="eastAsia"/>
                <w:color w:val="404040"/>
              </w:rPr>
              <w:t>√</w:t>
            </w:r>
          </w:p>
        </w:tc>
        <w:tc>
          <w:tcPr>
            <w:tcW w:w="709" w:type="dxa"/>
          </w:tcPr>
          <w:p w:rsidR="004152CE" w:rsidRPr="00F13B67" w:rsidRDefault="00557049" w:rsidP="00F62549">
            <w:pPr>
              <w:overflowPunct/>
              <w:autoSpaceDE/>
              <w:autoSpaceDN/>
              <w:adjustRightInd/>
              <w:textAlignment w:val="auto"/>
              <w:rPr>
                <w:rFonts w:ascii="微软雅黑" w:eastAsia="微软雅黑" w:hAnsi="微软雅黑" w:cs="宋体"/>
              </w:rPr>
            </w:pPr>
            <w:r>
              <w:rPr>
                <w:rFonts w:ascii="微软雅黑" w:eastAsia="微软雅黑" w:hAnsi="微软雅黑" w:cs="宋体" w:hint="eastAsia"/>
                <w:color w:val="404040"/>
              </w:rPr>
              <w:t>√</w:t>
            </w:r>
          </w:p>
        </w:tc>
      </w:tr>
      <w:tr w:rsidR="00F62549" w:rsidRPr="00F13B67" w:rsidTr="0039126C">
        <w:trPr>
          <w:trHeight w:val="825"/>
        </w:trPr>
        <w:tc>
          <w:tcPr>
            <w:tcW w:w="456" w:type="dxa"/>
            <w:shd w:val="clear" w:color="auto" w:fill="auto"/>
            <w:vAlign w:val="center"/>
            <w:hideMark/>
          </w:tcPr>
          <w:p w:rsidR="00557049" w:rsidRPr="00F13B67" w:rsidRDefault="00557049" w:rsidP="00F13B67">
            <w:pPr>
              <w:overflowPunct/>
              <w:autoSpaceDE/>
              <w:autoSpaceDN/>
              <w:adjustRightInd/>
              <w:jc w:val="center"/>
              <w:textAlignment w:val="auto"/>
              <w:rPr>
                <w:rFonts w:ascii="微软雅黑" w:eastAsia="微软雅黑" w:hAnsi="微软雅黑" w:cs="宋体"/>
                <w:color w:val="404040"/>
              </w:rPr>
            </w:pPr>
            <w:r w:rsidRPr="00F13B67">
              <w:rPr>
                <w:rFonts w:ascii="微软雅黑" w:eastAsia="微软雅黑" w:hAnsi="微软雅黑" w:cs="宋体" w:hint="eastAsia"/>
                <w:color w:val="404040"/>
              </w:rPr>
              <w:t>16</w:t>
            </w:r>
          </w:p>
        </w:tc>
        <w:tc>
          <w:tcPr>
            <w:tcW w:w="1260" w:type="dxa"/>
            <w:shd w:val="clear" w:color="auto" w:fill="auto"/>
            <w:vAlign w:val="center"/>
            <w:hideMark/>
          </w:tcPr>
          <w:p w:rsidR="00557049" w:rsidRPr="00F13B67" w:rsidRDefault="00557049" w:rsidP="00F13B67">
            <w:pPr>
              <w:overflowPunct/>
              <w:autoSpaceDE/>
              <w:autoSpaceDN/>
              <w:adjustRightInd/>
              <w:jc w:val="both"/>
              <w:textAlignment w:val="auto"/>
              <w:rPr>
                <w:rFonts w:ascii="微软雅黑" w:eastAsia="微软雅黑" w:hAnsi="微软雅黑" w:cs="宋体"/>
              </w:rPr>
            </w:pPr>
            <w:r w:rsidRPr="00F13B67">
              <w:rPr>
                <w:rFonts w:ascii="微软雅黑" w:eastAsia="微软雅黑" w:hAnsi="微软雅黑" w:cs="宋体" w:hint="eastAsia"/>
              </w:rPr>
              <w:t>收藏数</w:t>
            </w:r>
          </w:p>
        </w:tc>
        <w:tc>
          <w:tcPr>
            <w:tcW w:w="683" w:type="dxa"/>
            <w:gridSpan w:val="2"/>
            <w:shd w:val="clear" w:color="auto" w:fill="auto"/>
            <w:vAlign w:val="center"/>
            <w:hideMark/>
          </w:tcPr>
          <w:p w:rsidR="00557049" w:rsidRPr="00F13B67" w:rsidRDefault="00557049" w:rsidP="00F13B67">
            <w:pPr>
              <w:overflowPunct/>
              <w:autoSpaceDE/>
              <w:autoSpaceDN/>
              <w:adjustRightInd/>
              <w:jc w:val="both"/>
              <w:textAlignment w:val="auto"/>
              <w:rPr>
                <w:rFonts w:ascii="微软雅黑" w:eastAsia="微软雅黑" w:hAnsi="微软雅黑" w:cs="宋体"/>
              </w:rPr>
            </w:pPr>
            <w:r w:rsidRPr="00F13B67">
              <w:rPr>
                <w:rFonts w:ascii="微软雅黑" w:eastAsia="微软雅黑" w:hAnsi="微软雅黑" w:cs="宋体" w:hint="eastAsia"/>
              </w:rPr>
              <w:t xml:space="preserve">　</w:t>
            </w:r>
          </w:p>
        </w:tc>
        <w:tc>
          <w:tcPr>
            <w:tcW w:w="3543" w:type="dxa"/>
            <w:gridSpan w:val="2"/>
            <w:shd w:val="clear" w:color="auto" w:fill="auto"/>
            <w:noWrap/>
            <w:vAlign w:val="center"/>
            <w:hideMark/>
          </w:tcPr>
          <w:p w:rsidR="00557049" w:rsidRPr="00254B2B" w:rsidRDefault="00557049" w:rsidP="00F13B67">
            <w:pPr>
              <w:overflowPunct/>
              <w:autoSpaceDE/>
              <w:autoSpaceDN/>
              <w:adjustRightInd/>
              <w:textAlignment w:val="auto"/>
              <w:rPr>
                <w:rFonts w:ascii="微软雅黑" w:eastAsia="微软雅黑" w:hAnsi="微软雅黑" w:cs="宋体"/>
              </w:rPr>
            </w:pPr>
            <w:r w:rsidRPr="00254B2B">
              <w:rPr>
                <w:rFonts w:ascii="微软雅黑" w:eastAsia="微软雅黑" w:hAnsi="微软雅黑" w:cs="宋体" w:hint="eastAsia"/>
              </w:rPr>
              <w:t>统计时间段内，对商品添加收藏的用户</w:t>
            </w:r>
            <w:commentRangeStart w:id="52"/>
            <w:r w:rsidRPr="00254B2B">
              <w:rPr>
                <w:rFonts w:ascii="微软雅黑" w:eastAsia="微软雅黑" w:hAnsi="微软雅黑" w:cs="宋体" w:hint="eastAsia"/>
              </w:rPr>
              <w:t>数</w:t>
            </w:r>
            <w:commentRangeEnd w:id="52"/>
            <w:r w:rsidRPr="00254B2B">
              <w:rPr>
                <w:rStyle w:val="af2"/>
              </w:rPr>
              <w:commentReference w:id="52"/>
            </w:r>
            <w:r w:rsidRPr="00254B2B">
              <w:rPr>
                <w:rFonts w:ascii="微软雅黑" w:eastAsia="微软雅黑" w:hAnsi="微软雅黑" w:cs="宋体" w:hint="eastAsia"/>
              </w:rPr>
              <w:t>。</w:t>
            </w:r>
          </w:p>
        </w:tc>
        <w:tc>
          <w:tcPr>
            <w:tcW w:w="755" w:type="dxa"/>
            <w:shd w:val="clear" w:color="auto" w:fill="auto"/>
            <w:vAlign w:val="center"/>
            <w:hideMark/>
          </w:tcPr>
          <w:p w:rsidR="00557049" w:rsidRPr="001F44BF" w:rsidRDefault="00557049" w:rsidP="00F62549">
            <w:pPr>
              <w:overflowPunct/>
              <w:autoSpaceDE/>
              <w:autoSpaceDN/>
              <w:adjustRightInd/>
              <w:textAlignment w:val="auto"/>
              <w:rPr>
                <w:rFonts w:ascii="微软雅黑" w:eastAsia="微软雅黑" w:hAnsi="微软雅黑" w:cs="宋体"/>
              </w:rPr>
            </w:pPr>
            <w:commentRangeStart w:id="53"/>
            <w:r w:rsidRPr="001F44BF">
              <w:rPr>
                <w:rFonts w:ascii="微软雅黑" w:eastAsia="微软雅黑" w:hAnsi="微软雅黑" w:cs="宋体" w:hint="eastAsia"/>
              </w:rPr>
              <w:t>√</w:t>
            </w:r>
            <w:commentRangeEnd w:id="53"/>
            <w:r w:rsidR="001F44BF" w:rsidRPr="001F44BF">
              <w:rPr>
                <w:rStyle w:val="af2"/>
              </w:rPr>
              <w:commentReference w:id="53"/>
            </w:r>
          </w:p>
        </w:tc>
        <w:tc>
          <w:tcPr>
            <w:tcW w:w="709" w:type="dxa"/>
          </w:tcPr>
          <w:p w:rsidR="00557049" w:rsidRPr="001F44BF" w:rsidRDefault="00557049" w:rsidP="00F62549">
            <w:pPr>
              <w:overflowPunct/>
              <w:autoSpaceDE/>
              <w:autoSpaceDN/>
              <w:adjustRightInd/>
              <w:textAlignment w:val="auto"/>
              <w:rPr>
                <w:rFonts w:ascii="微软雅黑" w:eastAsia="微软雅黑" w:hAnsi="微软雅黑" w:cs="宋体"/>
                <w:color w:val="FF0000"/>
              </w:rPr>
            </w:pPr>
            <w:r w:rsidRPr="001F44BF">
              <w:rPr>
                <w:rFonts w:ascii="微软雅黑" w:eastAsia="微软雅黑" w:hAnsi="微软雅黑" w:cs="宋体" w:hint="eastAsia"/>
                <w:color w:val="FF0000"/>
              </w:rPr>
              <w:t>√</w:t>
            </w:r>
          </w:p>
        </w:tc>
        <w:tc>
          <w:tcPr>
            <w:tcW w:w="709" w:type="dxa"/>
          </w:tcPr>
          <w:p w:rsidR="00557049" w:rsidRPr="001F44BF" w:rsidRDefault="00557049" w:rsidP="00F62549">
            <w:pPr>
              <w:overflowPunct/>
              <w:autoSpaceDE/>
              <w:autoSpaceDN/>
              <w:adjustRightInd/>
              <w:textAlignment w:val="auto"/>
              <w:rPr>
                <w:rFonts w:ascii="微软雅黑" w:eastAsia="微软雅黑" w:hAnsi="微软雅黑" w:cs="宋体"/>
                <w:color w:val="FF0000"/>
              </w:rPr>
            </w:pPr>
            <w:r w:rsidRPr="001F44BF">
              <w:rPr>
                <w:rFonts w:ascii="微软雅黑" w:eastAsia="微软雅黑" w:hAnsi="微软雅黑" w:cs="宋体" w:hint="eastAsia"/>
                <w:color w:val="FF0000"/>
              </w:rPr>
              <w:t>√</w:t>
            </w:r>
          </w:p>
        </w:tc>
        <w:tc>
          <w:tcPr>
            <w:tcW w:w="709" w:type="dxa"/>
          </w:tcPr>
          <w:p w:rsidR="00557049" w:rsidRPr="001F44BF" w:rsidRDefault="00557049" w:rsidP="00F62549">
            <w:pPr>
              <w:overflowPunct/>
              <w:autoSpaceDE/>
              <w:autoSpaceDN/>
              <w:adjustRightInd/>
              <w:textAlignment w:val="auto"/>
              <w:rPr>
                <w:rFonts w:ascii="微软雅黑" w:eastAsia="微软雅黑" w:hAnsi="微软雅黑" w:cs="宋体"/>
                <w:color w:val="FF0000"/>
              </w:rPr>
            </w:pPr>
            <w:r w:rsidRPr="001F44BF">
              <w:rPr>
                <w:rFonts w:ascii="微软雅黑" w:eastAsia="微软雅黑" w:hAnsi="微软雅黑" w:cs="宋体" w:hint="eastAsia"/>
                <w:color w:val="FF0000"/>
              </w:rPr>
              <w:t>√</w:t>
            </w:r>
          </w:p>
        </w:tc>
      </w:tr>
      <w:tr w:rsidR="00F62549" w:rsidRPr="00F13B67" w:rsidTr="0039126C">
        <w:trPr>
          <w:trHeight w:val="1170"/>
        </w:trPr>
        <w:tc>
          <w:tcPr>
            <w:tcW w:w="456" w:type="dxa"/>
            <w:shd w:val="clear" w:color="auto" w:fill="auto"/>
            <w:vAlign w:val="center"/>
            <w:hideMark/>
          </w:tcPr>
          <w:p w:rsidR="00557049" w:rsidRPr="00F13B67" w:rsidRDefault="00557049" w:rsidP="00F13B67">
            <w:pPr>
              <w:overflowPunct/>
              <w:autoSpaceDE/>
              <w:autoSpaceDN/>
              <w:adjustRightInd/>
              <w:jc w:val="center"/>
              <w:textAlignment w:val="auto"/>
              <w:rPr>
                <w:rFonts w:ascii="微软雅黑" w:eastAsia="微软雅黑" w:hAnsi="微软雅黑" w:cs="宋体"/>
                <w:color w:val="404040"/>
              </w:rPr>
            </w:pPr>
            <w:r w:rsidRPr="00F13B67">
              <w:rPr>
                <w:rFonts w:ascii="微软雅黑" w:eastAsia="微软雅黑" w:hAnsi="微软雅黑" w:cs="宋体" w:hint="eastAsia"/>
                <w:color w:val="404040"/>
              </w:rPr>
              <w:t>17</w:t>
            </w:r>
          </w:p>
        </w:tc>
        <w:tc>
          <w:tcPr>
            <w:tcW w:w="1260" w:type="dxa"/>
            <w:shd w:val="clear" w:color="auto" w:fill="auto"/>
            <w:noWrap/>
            <w:vAlign w:val="center"/>
            <w:hideMark/>
          </w:tcPr>
          <w:p w:rsidR="00557049" w:rsidRPr="00460D17" w:rsidRDefault="00557049" w:rsidP="00F13B67">
            <w:pPr>
              <w:overflowPunct/>
              <w:autoSpaceDE/>
              <w:autoSpaceDN/>
              <w:adjustRightInd/>
              <w:jc w:val="both"/>
              <w:textAlignment w:val="auto"/>
              <w:rPr>
                <w:rFonts w:ascii="微软雅黑" w:eastAsia="微软雅黑" w:hAnsi="微软雅黑" w:cs="宋体"/>
                <w:strike/>
                <w:color w:val="000000"/>
              </w:rPr>
            </w:pPr>
            <w:r w:rsidRPr="00460D17">
              <w:rPr>
                <w:rFonts w:ascii="微软雅黑" w:eastAsia="微软雅黑" w:hAnsi="微软雅黑" w:cs="宋体" w:hint="eastAsia"/>
                <w:strike/>
                <w:color w:val="000000"/>
              </w:rPr>
              <w:t>一键</w:t>
            </w:r>
            <w:proofErr w:type="gramStart"/>
            <w:r w:rsidRPr="00460D17">
              <w:rPr>
                <w:rFonts w:ascii="微软雅黑" w:eastAsia="微软雅黑" w:hAnsi="微软雅黑" w:cs="宋体" w:hint="eastAsia"/>
                <w:strike/>
                <w:color w:val="000000"/>
              </w:rPr>
              <w:t>分享拿</w:t>
            </w:r>
            <w:proofErr w:type="gramEnd"/>
            <w:r w:rsidRPr="00460D17">
              <w:rPr>
                <w:rFonts w:ascii="微软雅黑" w:eastAsia="微软雅黑" w:hAnsi="微软雅黑" w:cs="宋体" w:hint="eastAsia"/>
                <w:strike/>
                <w:color w:val="000000"/>
              </w:rPr>
              <w:t>提成</w:t>
            </w:r>
            <w:r w:rsidR="00460D17" w:rsidRPr="00460D17">
              <w:rPr>
                <w:rFonts w:ascii="微软雅黑" w:eastAsia="微软雅黑" w:hAnsi="微软雅黑" w:cs="宋体" w:hint="eastAsia"/>
                <w:strike/>
                <w:color w:val="000000"/>
              </w:rPr>
              <w:t>点击量</w:t>
            </w:r>
          </w:p>
        </w:tc>
        <w:tc>
          <w:tcPr>
            <w:tcW w:w="683" w:type="dxa"/>
            <w:gridSpan w:val="2"/>
            <w:shd w:val="clear" w:color="auto" w:fill="auto"/>
            <w:vAlign w:val="center"/>
            <w:hideMark/>
          </w:tcPr>
          <w:p w:rsidR="00557049" w:rsidRPr="00F13B67" w:rsidRDefault="00557049" w:rsidP="00F13B67">
            <w:pPr>
              <w:overflowPunct/>
              <w:autoSpaceDE/>
              <w:autoSpaceDN/>
              <w:adjustRightInd/>
              <w:jc w:val="both"/>
              <w:textAlignment w:val="auto"/>
              <w:rPr>
                <w:rFonts w:ascii="微软雅黑" w:eastAsia="微软雅黑" w:hAnsi="微软雅黑" w:cs="宋体"/>
                <w:color w:val="FF0000"/>
              </w:rPr>
            </w:pPr>
            <w:r w:rsidRPr="00F13B67">
              <w:rPr>
                <w:rFonts w:ascii="微软雅黑" w:eastAsia="微软雅黑" w:hAnsi="微软雅黑" w:cs="宋体" w:hint="eastAsia"/>
                <w:color w:val="FF0000"/>
              </w:rPr>
              <w:t xml:space="preserve">　</w:t>
            </w:r>
          </w:p>
        </w:tc>
        <w:tc>
          <w:tcPr>
            <w:tcW w:w="3543" w:type="dxa"/>
            <w:gridSpan w:val="2"/>
            <w:shd w:val="clear" w:color="auto" w:fill="auto"/>
            <w:vAlign w:val="center"/>
            <w:hideMark/>
          </w:tcPr>
          <w:p w:rsidR="00557049" w:rsidRPr="00460D17" w:rsidRDefault="00460D17" w:rsidP="00460D17">
            <w:pPr>
              <w:overflowPunct/>
              <w:autoSpaceDE/>
              <w:autoSpaceDN/>
              <w:adjustRightInd/>
              <w:textAlignment w:val="auto"/>
              <w:rPr>
                <w:rFonts w:ascii="微软雅黑" w:eastAsia="微软雅黑" w:hAnsi="微软雅黑" w:cs="宋体"/>
                <w:strike/>
                <w:color w:val="FF0000"/>
              </w:rPr>
            </w:pPr>
            <w:r w:rsidRPr="00460D17">
              <w:rPr>
                <w:rFonts w:ascii="微软雅黑" w:eastAsia="微软雅黑" w:hAnsi="微软雅黑" w:cs="宋体" w:hint="eastAsia"/>
                <w:strike/>
                <w:color w:val="FF0000"/>
              </w:rPr>
              <w:t>“您已一键成功分享，坐等收益吧”页面查看次数</w:t>
            </w:r>
          </w:p>
        </w:tc>
        <w:tc>
          <w:tcPr>
            <w:tcW w:w="755" w:type="dxa"/>
            <w:shd w:val="clear" w:color="auto" w:fill="auto"/>
            <w:vAlign w:val="center"/>
            <w:hideMark/>
          </w:tcPr>
          <w:p w:rsidR="00557049" w:rsidRPr="00F13B67" w:rsidRDefault="00557049" w:rsidP="00F62549">
            <w:pPr>
              <w:overflowPunct/>
              <w:autoSpaceDE/>
              <w:autoSpaceDN/>
              <w:adjustRightInd/>
              <w:textAlignment w:val="auto"/>
              <w:rPr>
                <w:rFonts w:ascii="微软雅黑" w:eastAsia="微软雅黑" w:hAnsi="微软雅黑" w:cs="宋体"/>
              </w:rPr>
            </w:pPr>
          </w:p>
        </w:tc>
        <w:tc>
          <w:tcPr>
            <w:tcW w:w="709" w:type="dxa"/>
          </w:tcPr>
          <w:p w:rsidR="00557049" w:rsidRPr="00F13B67" w:rsidRDefault="00557049" w:rsidP="00F62549">
            <w:pPr>
              <w:overflowPunct/>
              <w:autoSpaceDE/>
              <w:autoSpaceDN/>
              <w:adjustRightInd/>
              <w:textAlignment w:val="auto"/>
              <w:rPr>
                <w:rFonts w:ascii="微软雅黑" w:eastAsia="微软雅黑" w:hAnsi="微软雅黑" w:cs="宋体"/>
              </w:rPr>
            </w:pPr>
            <w:r>
              <w:rPr>
                <w:rFonts w:ascii="微软雅黑" w:eastAsia="微软雅黑" w:hAnsi="微软雅黑" w:cs="宋体" w:hint="eastAsia"/>
                <w:color w:val="404040"/>
              </w:rPr>
              <w:t>√</w:t>
            </w:r>
          </w:p>
        </w:tc>
        <w:tc>
          <w:tcPr>
            <w:tcW w:w="709" w:type="dxa"/>
          </w:tcPr>
          <w:p w:rsidR="00557049" w:rsidRPr="00F13B67" w:rsidRDefault="00557049" w:rsidP="00F62549">
            <w:pPr>
              <w:overflowPunct/>
              <w:autoSpaceDE/>
              <w:autoSpaceDN/>
              <w:adjustRightInd/>
              <w:textAlignment w:val="auto"/>
              <w:rPr>
                <w:rFonts w:ascii="微软雅黑" w:eastAsia="微软雅黑" w:hAnsi="微软雅黑" w:cs="宋体"/>
                <w:color w:val="404040"/>
              </w:rPr>
            </w:pPr>
          </w:p>
        </w:tc>
        <w:tc>
          <w:tcPr>
            <w:tcW w:w="709" w:type="dxa"/>
          </w:tcPr>
          <w:p w:rsidR="00557049" w:rsidRPr="00F13B67" w:rsidRDefault="00557049" w:rsidP="00F62549">
            <w:pPr>
              <w:overflowPunct/>
              <w:autoSpaceDE/>
              <w:autoSpaceDN/>
              <w:adjustRightInd/>
              <w:textAlignment w:val="auto"/>
              <w:rPr>
                <w:rFonts w:ascii="微软雅黑" w:eastAsia="微软雅黑" w:hAnsi="微软雅黑" w:cs="宋体"/>
                <w:color w:val="404040"/>
              </w:rPr>
            </w:pPr>
          </w:p>
        </w:tc>
      </w:tr>
      <w:tr w:rsidR="00F62549" w:rsidRPr="00F13B67" w:rsidTr="0039126C">
        <w:trPr>
          <w:trHeight w:val="825"/>
        </w:trPr>
        <w:tc>
          <w:tcPr>
            <w:tcW w:w="456" w:type="dxa"/>
            <w:shd w:val="clear" w:color="auto" w:fill="auto"/>
            <w:vAlign w:val="center"/>
            <w:hideMark/>
          </w:tcPr>
          <w:p w:rsidR="003D001B" w:rsidRPr="00F13B67" w:rsidRDefault="003D001B" w:rsidP="00F13B67">
            <w:pPr>
              <w:overflowPunct/>
              <w:autoSpaceDE/>
              <w:autoSpaceDN/>
              <w:adjustRightInd/>
              <w:jc w:val="center"/>
              <w:textAlignment w:val="auto"/>
              <w:rPr>
                <w:rFonts w:ascii="微软雅黑" w:eastAsia="微软雅黑" w:hAnsi="微软雅黑" w:cs="宋体"/>
                <w:color w:val="404040"/>
              </w:rPr>
            </w:pPr>
            <w:r w:rsidRPr="00F13B67">
              <w:rPr>
                <w:rFonts w:ascii="微软雅黑" w:eastAsia="微软雅黑" w:hAnsi="微软雅黑" w:cs="宋体" w:hint="eastAsia"/>
                <w:color w:val="404040"/>
              </w:rPr>
              <w:t>18</w:t>
            </w:r>
          </w:p>
        </w:tc>
        <w:tc>
          <w:tcPr>
            <w:tcW w:w="1260" w:type="dxa"/>
            <w:shd w:val="clear" w:color="auto" w:fill="auto"/>
            <w:noWrap/>
            <w:vAlign w:val="center"/>
            <w:hideMark/>
          </w:tcPr>
          <w:p w:rsidR="003D001B" w:rsidRPr="00F13B67" w:rsidRDefault="003D001B" w:rsidP="00F13B67">
            <w:pPr>
              <w:overflowPunct/>
              <w:autoSpaceDE/>
              <w:autoSpaceDN/>
              <w:adjustRightInd/>
              <w:jc w:val="both"/>
              <w:textAlignment w:val="auto"/>
              <w:rPr>
                <w:rFonts w:ascii="微软雅黑" w:eastAsia="微软雅黑" w:hAnsi="微软雅黑" w:cs="宋体"/>
                <w:color w:val="000000"/>
              </w:rPr>
            </w:pPr>
            <w:r w:rsidRPr="00F13B67">
              <w:rPr>
                <w:rFonts w:ascii="微软雅黑" w:eastAsia="微软雅黑" w:hAnsi="微软雅黑" w:cs="宋体" w:hint="eastAsia"/>
                <w:color w:val="000000"/>
              </w:rPr>
              <w:t>店铺收藏数</w:t>
            </w:r>
          </w:p>
        </w:tc>
        <w:tc>
          <w:tcPr>
            <w:tcW w:w="683" w:type="dxa"/>
            <w:gridSpan w:val="2"/>
            <w:shd w:val="clear" w:color="auto" w:fill="auto"/>
            <w:vAlign w:val="center"/>
            <w:hideMark/>
          </w:tcPr>
          <w:p w:rsidR="003D001B" w:rsidRPr="00F13B67" w:rsidRDefault="003D001B" w:rsidP="00F13B67">
            <w:pPr>
              <w:overflowPunct/>
              <w:autoSpaceDE/>
              <w:autoSpaceDN/>
              <w:adjustRightInd/>
              <w:jc w:val="both"/>
              <w:textAlignment w:val="auto"/>
              <w:rPr>
                <w:rFonts w:ascii="微软雅黑" w:eastAsia="微软雅黑" w:hAnsi="微软雅黑" w:cs="宋体"/>
                <w:color w:val="FF0000"/>
              </w:rPr>
            </w:pPr>
            <w:r w:rsidRPr="00F13B67">
              <w:rPr>
                <w:rFonts w:ascii="微软雅黑" w:eastAsia="微软雅黑" w:hAnsi="微软雅黑" w:cs="宋体" w:hint="eastAsia"/>
                <w:color w:val="FF0000"/>
              </w:rPr>
              <w:t xml:space="preserve">　</w:t>
            </w:r>
          </w:p>
        </w:tc>
        <w:tc>
          <w:tcPr>
            <w:tcW w:w="3543" w:type="dxa"/>
            <w:gridSpan w:val="2"/>
            <w:shd w:val="clear" w:color="auto" w:fill="auto"/>
            <w:vAlign w:val="center"/>
            <w:hideMark/>
          </w:tcPr>
          <w:p w:rsidR="003D001B" w:rsidRPr="00D70616" w:rsidRDefault="003D001B" w:rsidP="00F13B67">
            <w:pPr>
              <w:overflowPunct/>
              <w:autoSpaceDE/>
              <w:autoSpaceDN/>
              <w:adjustRightInd/>
              <w:textAlignment w:val="auto"/>
              <w:rPr>
                <w:rFonts w:ascii="微软雅黑" w:eastAsia="微软雅黑" w:hAnsi="微软雅黑" w:cs="宋体"/>
              </w:rPr>
            </w:pPr>
            <w:r w:rsidRPr="00D70616">
              <w:rPr>
                <w:rFonts w:ascii="微软雅黑" w:eastAsia="微软雅黑" w:hAnsi="微软雅黑" w:cs="宋体" w:hint="eastAsia"/>
              </w:rPr>
              <w:t>统计时间段内，用户访问店铺页面过程中，把店铺添加收藏的总</w:t>
            </w:r>
            <w:commentRangeStart w:id="54"/>
            <w:r w:rsidRPr="00D70616">
              <w:rPr>
                <w:rFonts w:ascii="微软雅黑" w:eastAsia="微软雅黑" w:hAnsi="微软雅黑" w:cs="宋体" w:hint="eastAsia"/>
              </w:rPr>
              <w:t>次数</w:t>
            </w:r>
            <w:commentRangeEnd w:id="54"/>
            <w:r w:rsidRPr="00D70616">
              <w:rPr>
                <w:rStyle w:val="af2"/>
              </w:rPr>
              <w:commentReference w:id="54"/>
            </w:r>
            <w:r w:rsidRPr="00D70616">
              <w:rPr>
                <w:rFonts w:ascii="微软雅黑" w:eastAsia="微软雅黑" w:hAnsi="微软雅黑" w:cs="宋体" w:hint="eastAsia"/>
              </w:rPr>
              <w:t>。</w:t>
            </w:r>
          </w:p>
        </w:tc>
        <w:tc>
          <w:tcPr>
            <w:tcW w:w="755" w:type="dxa"/>
            <w:shd w:val="clear" w:color="auto" w:fill="auto"/>
            <w:vAlign w:val="center"/>
            <w:hideMark/>
          </w:tcPr>
          <w:p w:rsidR="003D001B" w:rsidRPr="00F13B67" w:rsidRDefault="003D001B" w:rsidP="00F62549">
            <w:pPr>
              <w:overflowPunct/>
              <w:autoSpaceDE/>
              <w:autoSpaceDN/>
              <w:adjustRightInd/>
              <w:textAlignment w:val="auto"/>
              <w:rPr>
                <w:rFonts w:ascii="微软雅黑" w:eastAsia="微软雅黑" w:hAnsi="微软雅黑" w:cs="宋体"/>
              </w:rPr>
            </w:pPr>
            <w:r>
              <w:rPr>
                <w:rFonts w:ascii="微软雅黑" w:eastAsia="微软雅黑" w:hAnsi="微软雅黑" w:cs="宋体" w:hint="eastAsia"/>
                <w:color w:val="404040"/>
              </w:rPr>
              <w:t>√</w:t>
            </w:r>
          </w:p>
        </w:tc>
        <w:tc>
          <w:tcPr>
            <w:tcW w:w="709" w:type="dxa"/>
          </w:tcPr>
          <w:p w:rsidR="003D001B" w:rsidRPr="00F13B67" w:rsidRDefault="003D001B" w:rsidP="00F62549">
            <w:pPr>
              <w:overflowPunct/>
              <w:autoSpaceDE/>
              <w:autoSpaceDN/>
              <w:adjustRightInd/>
              <w:textAlignment w:val="auto"/>
              <w:rPr>
                <w:rFonts w:ascii="微软雅黑" w:eastAsia="微软雅黑" w:hAnsi="微软雅黑" w:cs="宋体"/>
              </w:rPr>
            </w:pPr>
            <w:r>
              <w:rPr>
                <w:rFonts w:ascii="微软雅黑" w:eastAsia="微软雅黑" w:hAnsi="微软雅黑" w:cs="宋体" w:hint="eastAsia"/>
                <w:color w:val="404040"/>
              </w:rPr>
              <w:t>√</w:t>
            </w:r>
          </w:p>
        </w:tc>
        <w:tc>
          <w:tcPr>
            <w:tcW w:w="709" w:type="dxa"/>
          </w:tcPr>
          <w:p w:rsidR="003D001B" w:rsidRPr="00F13B67" w:rsidRDefault="003D001B" w:rsidP="00F62549">
            <w:pPr>
              <w:overflowPunct/>
              <w:autoSpaceDE/>
              <w:autoSpaceDN/>
              <w:adjustRightInd/>
              <w:textAlignment w:val="auto"/>
              <w:rPr>
                <w:rFonts w:ascii="微软雅黑" w:eastAsia="微软雅黑" w:hAnsi="微软雅黑" w:cs="宋体"/>
              </w:rPr>
            </w:pPr>
            <w:r>
              <w:rPr>
                <w:rFonts w:ascii="微软雅黑" w:eastAsia="微软雅黑" w:hAnsi="微软雅黑" w:cs="宋体" w:hint="eastAsia"/>
                <w:color w:val="404040"/>
              </w:rPr>
              <w:t>√</w:t>
            </w:r>
          </w:p>
        </w:tc>
        <w:tc>
          <w:tcPr>
            <w:tcW w:w="709" w:type="dxa"/>
          </w:tcPr>
          <w:p w:rsidR="003D001B" w:rsidRPr="00F13B67" w:rsidRDefault="003D001B" w:rsidP="00F62549">
            <w:pPr>
              <w:overflowPunct/>
              <w:autoSpaceDE/>
              <w:autoSpaceDN/>
              <w:adjustRightInd/>
              <w:textAlignment w:val="auto"/>
              <w:rPr>
                <w:rFonts w:ascii="微软雅黑" w:eastAsia="微软雅黑" w:hAnsi="微软雅黑" w:cs="宋体"/>
              </w:rPr>
            </w:pPr>
            <w:r>
              <w:rPr>
                <w:rFonts w:ascii="微软雅黑" w:eastAsia="微软雅黑" w:hAnsi="微软雅黑" w:cs="宋体" w:hint="eastAsia"/>
                <w:color w:val="404040"/>
              </w:rPr>
              <w:t>√</w:t>
            </w:r>
          </w:p>
        </w:tc>
      </w:tr>
      <w:tr w:rsidR="00F62549" w:rsidRPr="00F13B67" w:rsidTr="0039126C">
        <w:trPr>
          <w:trHeight w:val="825"/>
        </w:trPr>
        <w:tc>
          <w:tcPr>
            <w:tcW w:w="456" w:type="dxa"/>
            <w:shd w:val="clear" w:color="auto" w:fill="auto"/>
            <w:vAlign w:val="center"/>
            <w:hideMark/>
          </w:tcPr>
          <w:p w:rsidR="00557049" w:rsidRPr="00F13B67" w:rsidRDefault="00557049" w:rsidP="00F13B67">
            <w:pPr>
              <w:overflowPunct/>
              <w:autoSpaceDE/>
              <w:autoSpaceDN/>
              <w:adjustRightInd/>
              <w:jc w:val="center"/>
              <w:textAlignment w:val="auto"/>
              <w:rPr>
                <w:rFonts w:ascii="微软雅黑" w:eastAsia="微软雅黑" w:hAnsi="微软雅黑" w:cs="宋体"/>
                <w:color w:val="404040"/>
              </w:rPr>
            </w:pPr>
            <w:r w:rsidRPr="00F13B67">
              <w:rPr>
                <w:rFonts w:ascii="微软雅黑" w:eastAsia="微软雅黑" w:hAnsi="微软雅黑" w:cs="宋体" w:hint="eastAsia"/>
                <w:color w:val="404040"/>
              </w:rPr>
              <w:t>19</w:t>
            </w:r>
          </w:p>
        </w:tc>
        <w:tc>
          <w:tcPr>
            <w:tcW w:w="1260" w:type="dxa"/>
            <w:shd w:val="clear" w:color="auto" w:fill="auto"/>
            <w:noWrap/>
            <w:vAlign w:val="center"/>
            <w:hideMark/>
          </w:tcPr>
          <w:p w:rsidR="00557049" w:rsidRPr="001329AA" w:rsidRDefault="00557049" w:rsidP="00F13B67">
            <w:pPr>
              <w:overflowPunct/>
              <w:autoSpaceDE/>
              <w:autoSpaceDN/>
              <w:adjustRightInd/>
              <w:jc w:val="both"/>
              <w:textAlignment w:val="auto"/>
              <w:rPr>
                <w:rFonts w:ascii="微软雅黑" w:eastAsia="微软雅黑" w:hAnsi="微软雅黑" w:cs="宋体"/>
                <w:strike/>
                <w:color w:val="000000"/>
              </w:rPr>
            </w:pPr>
            <w:r w:rsidRPr="001329AA">
              <w:rPr>
                <w:rFonts w:ascii="微软雅黑" w:eastAsia="微软雅黑" w:hAnsi="微软雅黑" w:cs="宋体" w:hint="eastAsia"/>
                <w:strike/>
                <w:color w:val="000000"/>
              </w:rPr>
              <w:t>店铺分享数</w:t>
            </w:r>
          </w:p>
        </w:tc>
        <w:tc>
          <w:tcPr>
            <w:tcW w:w="683" w:type="dxa"/>
            <w:gridSpan w:val="2"/>
            <w:shd w:val="clear" w:color="auto" w:fill="auto"/>
            <w:vAlign w:val="center"/>
            <w:hideMark/>
          </w:tcPr>
          <w:p w:rsidR="00557049" w:rsidRPr="001329AA" w:rsidRDefault="00557049" w:rsidP="00F13B67">
            <w:pPr>
              <w:overflowPunct/>
              <w:autoSpaceDE/>
              <w:autoSpaceDN/>
              <w:adjustRightInd/>
              <w:jc w:val="both"/>
              <w:textAlignment w:val="auto"/>
              <w:rPr>
                <w:rFonts w:ascii="微软雅黑" w:eastAsia="微软雅黑" w:hAnsi="微软雅黑" w:cs="宋体"/>
                <w:strike/>
                <w:color w:val="FF0000"/>
              </w:rPr>
            </w:pPr>
            <w:r w:rsidRPr="001329AA">
              <w:rPr>
                <w:rFonts w:ascii="微软雅黑" w:eastAsia="微软雅黑" w:hAnsi="微软雅黑" w:cs="宋体" w:hint="eastAsia"/>
                <w:strike/>
                <w:color w:val="FF0000"/>
              </w:rPr>
              <w:t xml:space="preserve">　</w:t>
            </w:r>
          </w:p>
        </w:tc>
        <w:tc>
          <w:tcPr>
            <w:tcW w:w="3543" w:type="dxa"/>
            <w:gridSpan w:val="2"/>
            <w:shd w:val="clear" w:color="auto" w:fill="auto"/>
            <w:vAlign w:val="center"/>
            <w:hideMark/>
          </w:tcPr>
          <w:p w:rsidR="00557049" w:rsidRPr="00A65739" w:rsidRDefault="00557049" w:rsidP="00F13B67">
            <w:pPr>
              <w:overflowPunct/>
              <w:autoSpaceDE/>
              <w:autoSpaceDN/>
              <w:adjustRightInd/>
              <w:textAlignment w:val="auto"/>
              <w:rPr>
                <w:rFonts w:ascii="微软雅黑" w:eastAsia="微软雅黑" w:hAnsi="微软雅黑" w:cs="宋体"/>
                <w:strike/>
              </w:rPr>
            </w:pPr>
            <w:r w:rsidRPr="00A65739">
              <w:rPr>
                <w:rFonts w:ascii="微软雅黑" w:eastAsia="微软雅黑" w:hAnsi="微软雅黑" w:cs="宋体" w:hint="eastAsia"/>
                <w:strike/>
              </w:rPr>
              <w:t>移动端，用户访问店铺页面进行</w:t>
            </w:r>
            <w:proofErr w:type="gramStart"/>
            <w:r w:rsidRPr="00A65739">
              <w:rPr>
                <w:rFonts w:ascii="微软雅黑" w:eastAsia="微软雅黑" w:hAnsi="微软雅黑" w:cs="宋体" w:hint="eastAsia"/>
                <w:strike/>
              </w:rPr>
              <w:t>“</w:t>
            </w:r>
            <w:proofErr w:type="gramEnd"/>
            <w:r w:rsidRPr="00A65739">
              <w:rPr>
                <w:rFonts w:ascii="微软雅黑" w:eastAsia="微软雅黑" w:hAnsi="微软雅黑" w:cs="宋体" w:hint="eastAsia"/>
                <w:strike/>
              </w:rPr>
              <w:t>分享“的总次数。（仅移动端）</w:t>
            </w:r>
          </w:p>
        </w:tc>
        <w:tc>
          <w:tcPr>
            <w:tcW w:w="755" w:type="dxa"/>
            <w:shd w:val="clear" w:color="auto" w:fill="auto"/>
            <w:vAlign w:val="center"/>
            <w:hideMark/>
          </w:tcPr>
          <w:p w:rsidR="00557049" w:rsidRPr="001329AA" w:rsidRDefault="00557049" w:rsidP="00F62549">
            <w:pPr>
              <w:overflowPunct/>
              <w:autoSpaceDE/>
              <w:autoSpaceDN/>
              <w:adjustRightInd/>
              <w:textAlignment w:val="auto"/>
              <w:rPr>
                <w:rFonts w:ascii="微软雅黑" w:eastAsia="微软雅黑" w:hAnsi="微软雅黑" w:cs="宋体"/>
                <w:strike/>
                <w:color w:val="404040"/>
              </w:rPr>
            </w:pPr>
          </w:p>
        </w:tc>
        <w:tc>
          <w:tcPr>
            <w:tcW w:w="709" w:type="dxa"/>
          </w:tcPr>
          <w:p w:rsidR="00557049" w:rsidRPr="001329AA" w:rsidRDefault="00557049" w:rsidP="00F62549">
            <w:pPr>
              <w:overflowPunct/>
              <w:autoSpaceDE/>
              <w:autoSpaceDN/>
              <w:adjustRightInd/>
              <w:textAlignment w:val="auto"/>
              <w:rPr>
                <w:rFonts w:ascii="微软雅黑" w:eastAsia="微软雅黑" w:hAnsi="微软雅黑" w:cs="宋体"/>
                <w:strike/>
                <w:color w:val="404040"/>
              </w:rPr>
            </w:pPr>
          </w:p>
        </w:tc>
        <w:tc>
          <w:tcPr>
            <w:tcW w:w="709" w:type="dxa"/>
          </w:tcPr>
          <w:p w:rsidR="00557049" w:rsidRPr="001329AA" w:rsidRDefault="00557049" w:rsidP="00F62549">
            <w:pPr>
              <w:overflowPunct/>
              <w:autoSpaceDE/>
              <w:autoSpaceDN/>
              <w:adjustRightInd/>
              <w:textAlignment w:val="auto"/>
              <w:rPr>
                <w:rFonts w:ascii="微软雅黑" w:eastAsia="微软雅黑" w:hAnsi="微软雅黑" w:cs="宋体"/>
                <w:strike/>
                <w:color w:val="404040"/>
              </w:rPr>
            </w:pPr>
          </w:p>
        </w:tc>
        <w:tc>
          <w:tcPr>
            <w:tcW w:w="709" w:type="dxa"/>
          </w:tcPr>
          <w:p w:rsidR="00557049" w:rsidRPr="001329AA" w:rsidRDefault="00557049" w:rsidP="00F62549">
            <w:pPr>
              <w:overflowPunct/>
              <w:autoSpaceDE/>
              <w:autoSpaceDN/>
              <w:adjustRightInd/>
              <w:textAlignment w:val="auto"/>
              <w:rPr>
                <w:rFonts w:ascii="微软雅黑" w:eastAsia="微软雅黑" w:hAnsi="微软雅黑" w:cs="宋体"/>
                <w:strike/>
                <w:color w:val="404040"/>
              </w:rPr>
            </w:pPr>
          </w:p>
        </w:tc>
      </w:tr>
      <w:tr w:rsidR="00F62549" w:rsidRPr="00F13B67" w:rsidTr="0039126C">
        <w:trPr>
          <w:trHeight w:val="330"/>
        </w:trPr>
        <w:tc>
          <w:tcPr>
            <w:tcW w:w="456" w:type="dxa"/>
            <w:shd w:val="clear" w:color="auto" w:fill="auto"/>
            <w:vAlign w:val="center"/>
            <w:hideMark/>
          </w:tcPr>
          <w:p w:rsidR="00557049" w:rsidRPr="00F13B67" w:rsidRDefault="00557049" w:rsidP="00F13B67">
            <w:pPr>
              <w:overflowPunct/>
              <w:autoSpaceDE/>
              <w:autoSpaceDN/>
              <w:adjustRightInd/>
              <w:jc w:val="center"/>
              <w:textAlignment w:val="auto"/>
              <w:rPr>
                <w:rFonts w:ascii="微软雅黑" w:eastAsia="微软雅黑" w:hAnsi="微软雅黑" w:cs="宋体"/>
                <w:color w:val="404040"/>
              </w:rPr>
            </w:pPr>
            <w:r w:rsidRPr="00F13B67">
              <w:rPr>
                <w:rFonts w:ascii="微软雅黑" w:eastAsia="微软雅黑" w:hAnsi="微软雅黑" w:cs="宋体" w:hint="eastAsia"/>
                <w:color w:val="404040"/>
              </w:rPr>
              <w:t>20</w:t>
            </w:r>
          </w:p>
        </w:tc>
        <w:tc>
          <w:tcPr>
            <w:tcW w:w="1260" w:type="dxa"/>
            <w:shd w:val="clear" w:color="auto" w:fill="auto"/>
            <w:noWrap/>
            <w:vAlign w:val="center"/>
            <w:hideMark/>
          </w:tcPr>
          <w:p w:rsidR="00557049" w:rsidRPr="00F13B67" w:rsidRDefault="00557049" w:rsidP="00F13B67">
            <w:pPr>
              <w:overflowPunct/>
              <w:autoSpaceDE/>
              <w:autoSpaceDN/>
              <w:adjustRightInd/>
              <w:jc w:val="both"/>
              <w:textAlignment w:val="auto"/>
              <w:rPr>
                <w:rFonts w:ascii="微软雅黑" w:eastAsia="微软雅黑" w:hAnsi="微软雅黑" w:cs="宋体"/>
                <w:color w:val="000000"/>
              </w:rPr>
            </w:pPr>
            <w:proofErr w:type="spellStart"/>
            <w:r w:rsidRPr="00F13B67">
              <w:rPr>
                <w:rFonts w:ascii="微软雅黑" w:eastAsia="微软雅黑" w:hAnsi="微软雅黑" w:cs="宋体" w:hint="eastAsia"/>
                <w:color w:val="000000"/>
              </w:rPr>
              <w:t>wap</w:t>
            </w:r>
            <w:proofErr w:type="spellEnd"/>
            <w:r w:rsidRPr="00F13B67">
              <w:rPr>
                <w:rFonts w:ascii="微软雅黑" w:eastAsia="微软雅黑" w:hAnsi="微软雅黑" w:cs="宋体" w:hint="eastAsia"/>
                <w:color w:val="000000"/>
              </w:rPr>
              <w:t>端</w:t>
            </w:r>
          </w:p>
        </w:tc>
        <w:tc>
          <w:tcPr>
            <w:tcW w:w="683" w:type="dxa"/>
            <w:gridSpan w:val="2"/>
            <w:shd w:val="clear" w:color="auto" w:fill="auto"/>
            <w:noWrap/>
            <w:vAlign w:val="center"/>
            <w:hideMark/>
          </w:tcPr>
          <w:p w:rsidR="00557049" w:rsidRPr="00F13B67" w:rsidRDefault="00557049" w:rsidP="00F13B67">
            <w:pPr>
              <w:overflowPunct/>
              <w:autoSpaceDE/>
              <w:autoSpaceDN/>
              <w:adjustRightInd/>
              <w:textAlignment w:val="auto"/>
              <w:rPr>
                <w:rFonts w:ascii="宋体" w:hAnsi="宋体" w:cs="宋体"/>
                <w:color w:val="000000"/>
              </w:rPr>
            </w:pPr>
            <w:r w:rsidRPr="00F13B67">
              <w:rPr>
                <w:rFonts w:ascii="宋体" w:hAnsi="宋体" w:cs="宋体" w:hint="eastAsia"/>
                <w:color w:val="000000"/>
              </w:rPr>
              <w:t xml:space="preserve">　</w:t>
            </w:r>
          </w:p>
        </w:tc>
        <w:tc>
          <w:tcPr>
            <w:tcW w:w="3543" w:type="dxa"/>
            <w:gridSpan w:val="2"/>
            <w:shd w:val="clear" w:color="auto" w:fill="auto"/>
            <w:vAlign w:val="center"/>
            <w:hideMark/>
          </w:tcPr>
          <w:p w:rsidR="00557049" w:rsidRPr="00F13B67" w:rsidRDefault="00557049" w:rsidP="00F13B67">
            <w:pPr>
              <w:overflowPunct/>
              <w:autoSpaceDE/>
              <w:autoSpaceDN/>
              <w:adjustRightInd/>
              <w:textAlignment w:val="auto"/>
              <w:rPr>
                <w:rFonts w:ascii="微软雅黑" w:eastAsia="微软雅黑" w:hAnsi="微软雅黑" w:cs="宋体"/>
                <w:color w:val="000000"/>
              </w:rPr>
            </w:pPr>
            <w:r w:rsidRPr="00F13B67">
              <w:rPr>
                <w:rFonts w:ascii="微软雅黑" w:eastAsia="微软雅黑" w:hAnsi="微软雅黑" w:cs="宋体" w:hint="eastAsia"/>
                <w:color w:val="000000"/>
              </w:rPr>
              <w:t>访客通过手机或iPad等平板电脑访问m.gome.com.cn进入您的店铺</w:t>
            </w:r>
          </w:p>
        </w:tc>
        <w:tc>
          <w:tcPr>
            <w:tcW w:w="755" w:type="dxa"/>
            <w:shd w:val="clear" w:color="auto" w:fill="auto"/>
            <w:vAlign w:val="center"/>
            <w:hideMark/>
          </w:tcPr>
          <w:p w:rsidR="00557049" w:rsidRPr="00F13B67" w:rsidRDefault="00557049" w:rsidP="00F62549">
            <w:pPr>
              <w:overflowPunct/>
              <w:autoSpaceDE/>
              <w:autoSpaceDN/>
              <w:adjustRightInd/>
              <w:textAlignment w:val="auto"/>
              <w:rPr>
                <w:rFonts w:ascii="微软雅黑" w:eastAsia="微软雅黑" w:hAnsi="微软雅黑" w:cs="宋体"/>
                <w:color w:val="404040"/>
              </w:rPr>
            </w:pPr>
          </w:p>
        </w:tc>
        <w:tc>
          <w:tcPr>
            <w:tcW w:w="709" w:type="dxa"/>
          </w:tcPr>
          <w:p w:rsidR="00557049" w:rsidRPr="00F13B67" w:rsidRDefault="00557049" w:rsidP="00F62549">
            <w:pPr>
              <w:overflowPunct/>
              <w:autoSpaceDE/>
              <w:autoSpaceDN/>
              <w:adjustRightInd/>
              <w:textAlignment w:val="auto"/>
              <w:rPr>
                <w:rFonts w:ascii="微软雅黑" w:eastAsia="微软雅黑" w:hAnsi="微软雅黑" w:cs="宋体"/>
                <w:color w:val="404040"/>
              </w:rPr>
            </w:pPr>
          </w:p>
        </w:tc>
        <w:tc>
          <w:tcPr>
            <w:tcW w:w="709" w:type="dxa"/>
          </w:tcPr>
          <w:p w:rsidR="00557049" w:rsidRPr="00F13B67" w:rsidRDefault="00557049" w:rsidP="00F62549">
            <w:pPr>
              <w:overflowPunct/>
              <w:autoSpaceDE/>
              <w:autoSpaceDN/>
              <w:adjustRightInd/>
              <w:textAlignment w:val="auto"/>
              <w:rPr>
                <w:rFonts w:ascii="微软雅黑" w:eastAsia="微软雅黑" w:hAnsi="微软雅黑" w:cs="宋体"/>
                <w:color w:val="404040"/>
              </w:rPr>
            </w:pPr>
          </w:p>
        </w:tc>
        <w:tc>
          <w:tcPr>
            <w:tcW w:w="709" w:type="dxa"/>
          </w:tcPr>
          <w:p w:rsidR="00557049" w:rsidRPr="00F13B67" w:rsidRDefault="00557049" w:rsidP="00F62549">
            <w:pPr>
              <w:overflowPunct/>
              <w:autoSpaceDE/>
              <w:autoSpaceDN/>
              <w:adjustRightInd/>
              <w:textAlignment w:val="auto"/>
              <w:rPr>
                <w:rFonts w:ascii="微软雅黑" w:eastAsia="微软雅黑" w:hAnsi="微软雅黑" w:cs="宋体"/>
                <w:color w:val="404040"/>
              </w:rPr>
            </w:pPr>
          </w:p>
        </w:tc>
      </w:tr>
      <w:tr w:rsidR="00F62549" w:rsidRPr="00F13B67" w:rsidTr="0039126C">
        <w:trPr>
          <w:trHeight w:val="330"/>
        </w:trPr>
        <w:tc>
          <w:tcPr>
            <w:tcW w:w="456" w:type="dxa"/>
            <w:shd w:val="clear" w:color="auto" w:fill="auto"/>
            <w:vAlign w:val="center"/>
            <w:hideMark/>
          </w:tcPr>
          <w:p w:rsidR="00557049" w:rsidRPr="00F13B67" w:rsidRDefault="00557049" w:rsidP="00F13B67">
            <w:pPr>
              <w:overflowPunct/>
              <w:autoSpaceDE/>
              <w:autoSpaceDN/>
              <w:adjustRightInd/>
              <w:jc w:val="center"/>
              <w:textAlignment w:val="auto"/>
              <w:rPr>
                <w:rFonts w:ascii="微软雅黑" w:eastAsia="微软雅黑" w:hAnsi="微软雅黑" w:cs="宋体"/>
                <w:color w:val="404040"/>
              </w:rPr>
            </w:pPr>
            <w:r w:rsidRPr="00F13B67">
              <w:rPr>
                <w:rFonts w:ascii="微软雅黑" w:eastAsia="微软雅黑" w:hAnsi="微软雅黑" w:cs="宋体" w:hint="eastAsia"/>
                <w:color w:val="404040"/>
              </w:rPr>
              <w:t>21</w:t>
            </w:r>
          </w:p>
        </w:tc>
        <w:tc>
          <w:tcPr>
            <w:tcW w:w="1260" w:type="dxa"/>
            <w:shd w:val="clear" w:color="auto" w:fill="auto"/>
            <w:noWrap/>
            <w:vAlign w:val="center"/>
            <w:hideMark/>
          </w:tcPr>
          <w:p w:rsidR="00557049" w:rsidRPr="00F13B67" w:rsidRDefault="00557049" w:rsidP="00F13B67">
            <w:pPr>
              <w:overflowPunct/>
              <w:autoSpaceDE/>
              <w:autoSpaceDN/>
              <w:adjustRightInd/>
              <w:jc w:val="both"/>
              <w:textAlignment w:val="auto"/>
              <w:rPr>
                <w:rFonts w:ascii="微软雅黑" w:eastAsia="微软雅黑" w:hAnsi="微软雅黑" w:cs="宋体"/>
                <w:color w:val="000000"/>
              </w:rPr>
            </w:pPr>
            <w:r w:rsidRPr="00F13B67">
              <w:rPr>
                <w:rFonts w:ascii="微软雅黑" w:eastAsia="微软雅黑" w:hAnsi="微软雅黑" w:cs="宋体" w:hint="eastAsia"/>
                <w:color w:val="000000"/>
              </w:rPr>
              <w:t>APP端</w:t>
            </w:r>
          </w:p>
        </w:tc>
        <w:tc>
          <w:tcPr>
            <w:tcW w:w="683" w:type="dxa"/>
            <w:gridSpan w:val="2"/>
            <w:shd w:val="clear" w:color="auto" w:fill="auto"/>
            <w:noWrap/>
            <w:vAlign w:val="center"/>
            <w:hideMark/>
          </w:tcPr>
          <w:p w:rsidR="00557049" w:rsidRPr="00F13B67" w:rsidRDefault="00557049" w:rsidP="00F13B67">
            <w:pPr>
              <w:overflowPunct/>
              <w:autoSpaceDE/>
              <w:autoSpaceDN/>
              <w:adjustRightInd/>
              <w:textAlignment w:val="auto"/>
              <w:rPr>
                <w:rFonts w:ascii="宋体" w:hAnsi="宋体" w:cs="宋体"/>
                <w:color w:val="000000"/>
              </w:rPr>
            </w:pPr>
            <w:r w:rsidRPr="00F13B67">
              <w:rPr>
                <w:rFonts w:ascii="宋体" w:hAnsi="宋体" w:cs="宋体" w:hint="eastAsia"/>
                <w:color w:val="000000"/>
              </w:rPr>
              <w:t xml:space="preserve">　</w:t>
            </w:r>
          </w:p>
        </w:tc>
        <w:tc>
          <w:tcPr>
            <w:tcW w:w="3543" w:type="dxa"/>
            <w:gridSpan w:val="2"/>
            <w:shd w:val="clear" w:color="auto" w:fill="auto"/>
            <w:noWrap/>
            <w:vAlign w:val="center"/>
            <w:hideMark/>
          </w:tcPr>
          <w:p w:rsidR="00557049" w:rsidRPr="00F13B67" w:rsidRDefault="00557049" w:rsidP="00F13B67">
            <w:pPr>
              <w:overflowPunct/>
              <w:autoSpaceDE/>
              <w:autoSpaceDN/>
              <w:adjustRightInd/>
              <w:textAlignment w:val="auto"/>
              <w:rPr>
                <w:rFonts w:ascii="微软雅黑" w:eastAsia="微软雅黑" w:hAnsi="微软雅黑" w:cs="宋体"/>
                <w:color w:val="000000"/>
              </w:rPr>
            </w:pPr>
            <w:r w:rsidRPr="00F13B67">
              <w:rPr>
                <w:rFonts w:ascii="微软雅黑" w:eastAsia="微软雅黑" w:hAnsi="微软雅黑" w:cs="宋体" w:hint="eastAsia"/>
                <w:color w:val="000000"/>
              </w:rPr>
              <w:t>访客通过国美在线app进入您的店铺</w:t>
            </w:r>
          </w:p>
        </w:tc>
        <w:tc>
          <w:tcPr>
            <w:tcW w:w="755" w:type="dxa"/>
            <w:shd w:val="clear" w:color="auto" w:fill="auto"/>
            <w:vAlign w:val="center"/>
            <w:hideMark/>
          </w:tcPr>
          <w:p w:rsidR="00557049" w:rsidRPr="00F13B67" w:rsidRDefault="00557049" w:rsidP="00F62549">
            <w:pPr>
              <w:overflowPunct/>
              <w:autoSpaceDE/>
              <w:autoSpaceDN/>
              <w:adjustRightInd/>
              <w:textAlignment w:val="auto"/>
              <w:rPr>
                <w:rFonts w:ascii="微软雅黑" w:eastAsia="微软雅黑" w:hAnsi="微软雅黑" w:cs="宋体"/>
                <w:color w:val="404040"/>
              </w:rPr>
            </w:pPr>
          </w:p>
        </w:tc>
        <w:tc>
          <w:tcPr>
            <w:tcW w:w="709" w:type="dxa"/>
          </w:tcPr>
          <w:p w:rsidR="00557049" w:rsidRPr="00F13B67" w:rsidRDefault="00557049" w:rsidP="00F62549">
            <w:pPr>
              <w:overflowPunct/>
              <w:autoSpaceDE/>
              <w:autoSpaceDN/>
              <w:adjustRightInd/>
              <w:textAlignment w:val="auto"/>
              <w:rPr>
                <w:rFonts w:ascii="微软雅黑" w:eastAsia="微软雅黑" w:hAnsi="微软雅黑" w:cs="宋体"/>
                <w:color w:val="404040"/>
              </w:rPr>
            </w:pPr>
          </w:p>
        </w:tc>
        <w:tc>
          <w:tcPr>
            <w:tcW w:w="709" w:type="dxa"/>
          </w:tcPr>
          <w:p w:rsidR="00557049" w:rsidRPr="00F13B67" w:rsidRDefault="00557049" w:rsidP="00F62549">
            <w:pPr>
              <w:overflowPunct/>
              <w:autoSpaceDE/>
              <w:autoSpaceDN/>
              <w:adjustRightInd/>
              <w:textAlignment w:val="auto"/>
              <w:rPr>
                <w:rFonts w:ascii="微软雅黑" w:eastAsia="微软雅黑" w:hAnsi="微软雅黑" w:cs="宋体"/>
                <w:color w:val="404040"/>
              </w:rPr>
            </w:pPr>
          </w:p>
        </w:tc>
        <w:tc>
          <w:tcPr>
            <w:tcW w:w="709" w:type="dxa"/>
          </w:tcPr>
          <w:p w:rsidR="00557049" w:rsidRPr="00F13B67" w:rsidRDefault="00557049" w:rsidP="00F62549">
            <w:pPr>
              <w:overflowPunct/>
              <w:autoSpaceDE/>
              <w:autoSpaceDN/>
              <w:adjustRightInd/>
              <w:textAlignment w:val="auto"/>
              <w:rPr>
                <w:rFonts w:ascii="微软雅黑" w:eastAsia="微软雅黑" w:hAnsi="微软雅黑" w:cs="宋体"/>
                <w:color w:val="404040"/>
              </w:rPr>
            </w:pPr>
          </w:p>
        </w:tc>
      </w:tr>
      <w:tr w:rsidR="00F62549" w:rsidRPr="00F13B67" w:rsidTr="0039126C">
        <w:trPr>
          <w:trHeight w:val="485"/>
        </w:trPr>
        <w:tc>
          <w:tcPr>
            <w:tcW w:w="6697" w:type="dxa"/>
            <w:gridSpan w:val="7"/>
            <w:shd w:val="clear" w:color="000000" w:fill="DDD9C3"/>
            <w:vAlign w:val="center"/>
            <w:hideMark/>
          </w:tcPr>
          <w:p w:rsidR="00557049" w:rsidRPr="003F2B66" w:rsidRDefault="00557049" w:rsidP="00F62549">
            <w:pPr>
              <w:overflowPunct/>
              <w:autoSpaceDE/>
              <w:autoSpaceDN/>
              <w:adjustRightInd/>
              <w:textAlignment w:val="auto"/>
              <w:rPr>
                <w:rFonts w:ascii="微软雅黑" w:eastAsia="微软雅黑" w:hAnsi="微软雅黑" w:cs="宋体"/>
              </w:rPr>
            </w:pPr>
            <w:r w:rsidRPr="00F13B67">
              <w:rPr>
                <w:rFonts w:ascii="微软雅黑" w:eastAsia="微软雅黑" w:hAnsi="微软雅黑" w:cs="宋体" w:hint="eastAsia"/>
              </w:rPr>
              <w:t>客户访问记录（最近100次）</w:t>
            </w:r>
          </w:p>
        </w:tc>
        <w:tc>
          <w:tcPr>
            <w:tcW w:w="709" w:type="dxa"/>
            <w:shd w:val="clear" w:color="000000" w:fill="DDD9C3"/>
          </w:tcPr>
          <w:p w:rsidR="00557049" w:rsidRPr="00F13B67" w:rsidRDefault="00557049" w:rsidP="00F62549">
            <w:pPr>
              <w:overflowPunct/>
              <w:autoSpaceDE/>
              <w:autoSpaceDN/>
              <w:adjustRightInd/>
              <w:textAlignment w:val="auto"/>
              <w:rPr>
                <w:rFonts w:ascii="微软雅黑" w:eastAsia="微软雅黑" w:hAnsi="微软雅黑" w:cs="宋体"/>
              </w:rPr>
            </w:pPr>
          </w:p>
        </w:tc>
        <w:tc>
          <w:tcPr>
            <w:tcW w:w="709" w:type="dxa"/>
            <w:shd w:val="clear" w:color="000000" w:fill="DDD9C3"/>
          </w:tcPr>
          <w:p w:rsidR="00557049" w:rsidRPr="00F13B67" w:rsidRDefault="00557049" w:rsidP="00F62549">
            <w:pPr>
              <w:overflowPunct/>
              <w:autoSpaceDE/>
              <w:autoSpaceDN/>
              <w:adjustRightInd/>
              <w:textAlignment w:val="auto"/>
              <w:rPr>
                <w:rFonts w:ascii="微软雅黑" w:eastAsia="微软雅黑" w:hAnsi="微软雅黑" w:cs="宋体"/>
              </w:rPr>
            </w:pPr>
          </w:p>
        </w:tc>
        <w:tc>
          <w:tcPr>
            <w:tcW w:w="709" w:type="dxa"/>
            <w:shd w:val="clear" w:color="000000" w:fill="DDD9C3"/>
          </w:tcPr>
          <w:p w:rsidR="00557049" w:rsidRPr="00F13B67" w:rsidRDefault="00557049" w:rsidP="00F62549">
            <w:pPr>
              <w:overflowPunct/>
              <w:autoSpaceDE/>
              <w:autoSpaceDN/>
              <w:adjustRightInd/>
              <w:textAlignment w:val="auto"/>
              <w:rPr>
                <w:rFonts w:ascii="微软雅黑" w:eastAsia="微软雅黑" w:hAnsi="微软雅黑" w:cs="宋体"/>
              </w:rPr>
            </w:pPr>
          </w:p>
        </w:tc>
      </w:tr>
      <w:tr w:rsidR="00F62549" w:rsidRPr="00F13B67" w:rsidTr="0039126C">
        <w:trPr>
          <w:trHeight w:val="825"/>
        </w:trPr>
        <w:tc>
          <w:tcPr>
            <w:tcW w:w="456" w:type="dxa"/>
            <w:shd w:val="clear" w:color="auto" w:fill="auto"/>
            <w:vAlign w:val="center"/>
            <w:hideMark/>
          </w:tcPr>
          <w:p w:rsidR="003D001B" w:rsidRPr="00F13B67" w:rsidRDefault="003D001B" w:rsidP="00F13B67">
            <w:pPr>
              <w:overflowPunct/>
              <w:autoSpaceDE/>
              <w:autoSpaceDN/>
              <w:adjustRightInd/>
              <w:jc w:val="center"/>
              <w:textAlignment w:val="auto"/>
              <w:rPr>
                <w:rFonts w:ascii="微软雅黑" w:eastAsia="微软雅黑" w:hAnsi="微软雅黑" w:cs="宋体"/>
                <w:color w:val="404040"/>
              </w:rPr>
            </w:pPr>
            <w:r w:rsidRPr="00F13B67">
              <w:rPr>
                <w:rFonts w:ascii="微软雅黑" w:eastAsia="微软雅黑" w:hAnsi="微软雅黑" w:cs="宋体" w:hint="eastAsia"/>
                <w:color w:val="404040"/>
              </w:rPr>
              <w:t>1</w:t>
            </w:r>
          </w:p>
        </w:tc>
        <w:tc>
          <w:tcPr>
            <w:tcW w:w="1659" w:type="dxa"/>
            <w:gridSpan w:val="2"/>
            <w:shd w:val="clear" w:color="auto" w:fill="auto"/>
            <w:noWrap/>
            <w:vAlign w:val="center"/>
            <w:hideMark/>
          </w:tcPr>
          <w:p w:rsidR="003D001B" w:rsidRPr="00F13B67" w:rsidRDefault="003D001B" w:rsidP="00F13B67">
            <w:pPr>
              <w:overflowPunct/>
              <w:autoSpaceDE/>
              <w:autoSpaceDN/>
              <w:adjustRightInd/>
              <w:jc w:val="both"/>
              <w:textAlignment w:val="auto"/>
              <w:rPr>
                <w:rFonts w:ascii="微软雅黑" w:eastAsia="微软雅黑" w:hAnsi="微软雅黑" w:cs="宋体"/>
                <w:color w:val="000000"/>
              </w:rPr>
            </w:pPr>
            <w:r w:rsidRPr="00F13B67">
              <w:rPr>
                <w:rFonts w:ascii="微软雅黑" w:eastAsia="微软雅黑" w:hAnsi="微软雅黑" w:cs="宋体" w:hint="eastAsia"/>
                <w:color w:val="000000"/>
              </w:rPr>
              <w:t>进店时间</w:t>
            </w:r>
          </w:p>
        </w:tc>
        <w:tc>
          <w:tcPr>
            <w:tcW w:w="1276" w:type="dxa"/>
            <w:gridSpan w:val="2"/>
            <w:shd w:val="clear" w:color="auto" w:fill="auto"/>
            <w:vAlign w:val="center"/>
            <w:hideMark/>
          </w:tcPr>
          <w:p w:rsidR="003D001B" w:rsidRPr="00F13B67" w:rsidRDefault="003D001B" w:rsidP="00F13B67">
            <w:pPr>
              <w:overflowPunct/>
              <w:autoSpaceDE/>
              <w:autoSpaceDN/>
              <w:adjustRightInd/>
              <w:jc w:val="both"/>
              <w:textAlignment w:val="auto"/>
              <w:rPr>
                <w:rFonts w:ascii="微软雅黑" w:eastAsia="微软雅黑" w:hAnsi="微软雅黑" w:cs="宋体"/>
                <w:color w:val="404040"/>
              </w:rPr>
            </w:pPr>
            <w:r w:rsidRPr="00F13B67">
              <w:rPr>
                <w:rFonts w:ascii="微软雅黑" w:eastAsia="微软雅黑" w:hAnsi="微软雅黑" w:cs="宋体" w:hint="eastAsia"/>
                <w:color w:val="404040"/>
              </w:rPr>
              <w:t>大数据支持</w:t>
            </w:r>
          </w:p>
        </w:tc>
        <w:tc>
          <w:tcPr>
            <w:tcW w:w="2551" w:type="dxa"/>
            <w:shd w:val="clear" w:color="auto" w:fill="auto"/>
            <w:vAlign w:val="center"/>
            <w:hideMark/>
          </w:tcPr>
          <w:p w:rsidR="003D001B" w:rsidRPr="00F34476" w:rsidRDefault="007E06AE" w:rsidP="00A46D2D">
            <w:pPr>
              <w:overflowPunct/>
              <w:autoSpaceDE/>
              <w:autoSpaceDN/>
              <w:adjustRightInd/>
              <w:textAlignment w:val="auto"/>
              <w:rPr>
                <w:rFonts w:ascii="微软雅黑" w:eastAsia="微软雅黑" w:hAnsi="微软雅黑" w:cs="宋体"/>
              </w:rPr>
            </w:pPr>
            <w:r w:rsidRPr="007E06AE">
              <w:rPr>
                <w:rFonts w:ascii="微软雅黑" w:eastAsia="微软雅黑" w:hAnsi="微软雅黑" w:cs="宋体" w:hint="eastAsia"/>
              </w:rPr>
              <w:t>访客进入店铺的第一个页面的时间（24小时内）</w:t>
            </w:r>
          </w:p>
        </w:tc>
        <w:tc>
          <w:tcPr>
            <w:tcW w:w="755" w:type="dxa"/>
            <w:shd w:val="clear" w:color="auto" w:fill="auto"/>
            <w:vAlign w:val="center"/>
          </w:tcPr>
          <w:p w:rsidR="003D001B" w:rsidRPr="00F13B67" w:rsidRDefault="003D001B" w:rsidP="00F62549">
            <w:pPr>
              <w:overflowPunct/>
              <w:autoSpaceDE/>
              <w:autoSpaceDN/>
              <w:adjustRightInd/>
              <w:textAlignment w:val="auto"/>
              <w:rPr>
                <w:rFonts w:ascii="微软雅黑" w:eastAsia="微软雅黑" w:hAnsi="微软雅黑" w:cs="宋体"/>
                <w:color w:val="404040"/>
              </w:rPr>
            </w:pPr>
          </w:p>
        </w:tc>
        <w:tc>
          <w:tcPr>
            <w:tcW w:w="709" w:type="dxa"/>
            <w:vAlign w:val="center"/>
          </w:tcPr>
          <w:p w:rsidR="003D001B" w:rsidRPr="00F13B67" w:rsidRDefault="003D001B" w:rsidP="00F62549">
            <w:pPr>
              <w:overflowPunct/>
              <w:autoSpaceDE/>
              <w:autoSpaceDN/>
              <w:adjustRightInd/>
              <w:textAlignment w:val="auto"/>
              <w:rPr>
                <w:rFonts w:ascii="微软雅黑" w:eastAsia="微软雅黑" w:hAnsi="微软雅黑" w:cs="宋体"/>
                <w:color w:val="404040"/>
              </w:rPr>
            </w:pPr>
            <w:r>
              <w:rPr>
                <w:rFonts w:ascii="微软雅黑" w:eastAsia="微软雅黑" w:hAnsi="微软雅黑" w:cs="宋体" w:hint="eastAsia"/>
                <w:color w:val="404040"/>
              </w:rPr>
              <w:t>√</w:t>
            </w:r>
          </w:p>
        </w:tc>
        <w:tc>
          <w:tcPr>
            <w:tcW w:w="709" w:type="dxa"/>
          </w:tcPr>
          <w:p w:rsidR="003D001B" w:rsidRPr="00F13B67" w:rsidRDefault="003D001B" w:rsidP="00F62549">
            <w:pPr>
              <w:overflowPunct/>
              <w:autoSpaceDE/>
              <w:autoSpaceDN/>
              <w:adjustRightInd/>
              <w:textAlignment w:val="auto"/>
              <w:rPr>
                <w:rFonts w:ascii="微软雅黑" w:eastAsia="微软雅黑" w:hAnsi="微软雅黑" w:cs="宋体"/>
                <w:color w:val="404040"/>
              </w:rPr>
            </w:pPr>
          </w:p>
        </w:tc>
        <w:tc>
          <w:tcPr>
            <w:tcW w:w="709" w:type="dxa"/>
          </w:tcPr>
          <w:p w:rsidR="003D001B" w:rsidRPr="00F13B67" w:rsidRDefault="003D001B" w:rsidP="00F62549">
            <w:pPr>
              <w:overflowPunct/>
              <w:autoSpaceDE/>
              <w:autoSpaceDN/>
              <w:adjustRightInd/>
              <w:textAlignment w:val="auto"/>
              <w:rPr>
                <w:rFonts w:ascii="微软雅黑" w:eastAsia="微软雅黑" w:hAnsi="微软雅黑" w:cs="宋体"/>
                <w:color w:val="404040"/>
              </w:rPr>
            </w:pPr>
          </w:p>
        </w:tc>
      </w:tr>
      <w:tr w:rsidR="00F62549" w:rsidRPr="00F13B67" w:rsidTr="0039126C">
        <w:trPr>
          <w:trHeight w:val="825"/>
        </w:trPr>
        <w:tc>
          <w:tcPr>
            <w:tcW w:w="456" w:type="dxa"/>
            <w:shd w:val="clear" w:color="auto" w:fill="auto"/>
            <w:vAlign w:val="center"/>
            <w:hideMark/>
          </w:tcPr>
          <w:p w:rsidR="003D001B" w:rsidRPr="00F13B67" w:rsidRDefault="003D001B" w:rsidP="00F13B67">
            <w:pPr>
              <w:overflowPunct/>
              <w:autoSpaceDE/>
              <w:autoSpaceDN/>
              <w:adjustRightInd/>
              <w:jc w:val="center"/>
              <w:textAlignment w:val="auto"/>
              <w:rPr>
                <w:rFonts w:ascii="微软雅黑" w:eastAsia="微软雅黑" w:hAnsi="微软雅黑" w:cs="宋体"/>
                <w:color w:val="404040"/>
              </w:rPr>
            </w:pPr>
            <w:r w:rsidRPr="00F13B67">
              <w:rPr>
                <w:rFonts w:ascii="微软雅黑" w:eastAsia="微软雅黑" w:hAnsi="微软雅黑" w:cs="宋体" w:hint="eastAsia"/>
                <w:color w:val="404040"/>
              </w:rPr>
              <w:t>2</w:t>
            </w:r>
          </w:p>
        </w:tc>
        <w:tc>
          <w:tcPr>
            <w:tcW w:w="1659" w:type="dxa"/>
            <w:gridSpan w:val="2"/>
            <w:shd w:val="clear" w:color="auto" w:fill="auto"/>
            <w:noWrap/>
            <w:vAlign w:val="center"/>
            <w:hideMark/>
          </w:tcPr>
          <w:p w:rsidR="003D001B" w:rsidRPr="00F13B67" w:rsidRDefault="003D001B" w:rsidP="00F13B67">
            <w:pPr>
              <w:overflowPunct/>
              <w:autoSpaceDE/>
              <w:autoSpaceDN/>
              <w:adjustRightInd/>
              <w:jc w:val="both"/>
              <w:textAlignment w:val="auto"/>
              <w:rPr>
                <w:rFonts w:ascii="微软雅黑" w:eastAsia="微软雅黑" w:hAnsi="微软雅黑" w:cs="宋体"/>
                <w:color w:val="000000"/>
              </w:rPr>
            </w:pPr>
            <w:r w:rsidRPr="00F13B67">
              <w:rPr>
                <w:rFonts w:ascii="微软雅黑" w:eastAsia="微软雅黑" w:hAnsi="微软雅黑" w:cs="宋体" w:hint="eastAsia"/>
                <w:color w:val="000000"/>
              </w:rPr>
              <w:t>入店页面类型</w:t>
            </w:r>
          </w:p>
        </w:tc>
        <w:tc>
          <w:tcPr>
            <w:tcW w:w="1276" w:type="dxa"/>
            <w:gridSpan w:val="2"/>
            <w:shd w:val="clear" w:color="auto" w:fill="auto"/>
            <w:vAlign w:val="center"/>
            <w:hideMark/>
          </w:tcPr>
          <w:p w:rsidR="003D001B" w:rsidRPr="00F13B67" w:rsidRDefault="003D001B" w:rsidP="00F13B67">
            <w:pPr>
              <w:overflowPunct/>
              <w:autoSpaceDE/>
              <w:autoSpaceDN/>
              <w:adjustRightInd/>
              <w:jc w:val="both"/>
              <w:textAlignment w:val="auto"/>
              <w:rPr>
                <w:rFonts w:ascii="微软雅黑" w:eastAsia="微软雅黑" w:hAnsi="微软雅黑" w:cs="宋体"/>
                <w:color w:val="404040"/>
              </w:rPr>
            </w:pPr>
            <w:r w:rsidRPr="00F13B67">
              <w:rPr>
                <w:rFonts w:ascii="微软雅黑" w:eastAsia="微软雅黑" w:hAnsi="微软雅黑" w:cs="宋体" w:hint="eastAsia"/>
                <w:color w:val="404040"/>
              </w:rPr>
              <w:t xml:space="preserve">　</w:t>
            </w:r>
            <w:r w:rsidR="003E7A80">
              <w:rPr>
                <w:rFonts w:ascii="微软雅黑" w:eastAsia="微软雅黑" w:hAnsi="微软雅黑" w:cs="宋体" w:hint="eastAsia"/>
                <w:color w:val="404040"/>
              </w:rPr>
              <w:t>同上</w:t>
            </w:r>
          </w:p>
        </w:tc>
        <w:tc>
          <w:tcPr>
            <w:tcW w:w="2551" w:type="dxa"/>
            <w:shd w:val="clear" w:color="auto" w:fill="auto"/>
            <w:vAlign w:val="center"/>
            <w:hideMark/>
          </w:tcPr>
          <w:p w:rsidR="003D001B" w:rsidRPr="00F34476" w:rsidRDefault="003D001B" w:rsidP="00F13B67">
            <w:pPr>
              <w:overflowPunct/>
              <w:autoSpaceDE/>
              <w:autoSpaceDN/>
              <w:adjustRightInd/>
              <w:textAlignment w:val="auto"/>
              <w:rPr>
                <w:rFonts w:ascii="微软雅黑" w:eastAsia="微软雅黑" w:hAnsi="微软雅黑" w:cs="宋体"/>
              </w:rPr>
            </w:pPr>
            <w:r w:rsidRPr="00F34476">
              <w:rPr>
                <w:rFonts w:ascii="微软雅黑" w:eastAsia="微软雅黑" w:hAnsi="微软雅黑" w:cs="宋体" w:hint="eastAsia"/>
              </w:rPr>
              <w:t>进入店铺前一个页面的类型：例如：国美首页、国美搜索、站外、活动页等</w:t>
            </w:r>
          </w:p>
        </w:tc>
        <w:tc>
          <w:tcPr>
            <w:tcW w:w="755" w:type="dxa"/>
            <w:shd w:val="clear" w:color="auto" w:fill="auto"/>
            <w:vAlign w:val="center"/>
          </w:tcPr>
          <w:p w:rsidR="003D001B" w:rsidRPr="00F13B67" w:rsidRDefault="003D001B" w:rsidP="00F62549">
            <w:pPr>
              <w:overflowPunct/>
              <w:autoSpaceDE/>
              <w:autoSpaceDN/>
              <w:adjustRightInd/>
              <w:textAlignment w:val="auto"/>
              <w:rPr>
                <w:rFonts w:ascii="微软雅黑" w:eastAsia="微软雅黑" w:hAnsi="微软雅黑" w:cs="宋体"/>
                <w:color w:val="404040"/>
              </w:rPr>
            </w:pPr>
          </w:p>
        </w:tc>
        <w:tc>
          <w:tcPr>
            <w:tcW w:w="709" w:type="dxa"/>
            <w:vAlign w:val="center"/>
          </w:tcPr>
          <w:p w:rsidR="003D001B" w:rsidRPr="00F13B67" w:rsidRDefault="003D001B" w:rsidP="00F62549">
            <w:pPr>
              <w:overflowPunct/>
              <w:autoSpaceDE/>
              <w:autoSpaceDN/>
              <w:adjustRightInd/>
              <w:textAlignment w:val="auto"/>
              <w:rPr>
                <w:rFonts w:ascii="微软雅黑" w:eastAsia="微软雅黑" w:hAnsi="微软雅黑" w:cs="宋体"/>
                <w:color w:val="404040"/>
              </w:rPr>
            </w:pPr>
            <w:r>
              <w:rPr>
                <w:rFonts w:ascii="微软雅黑" w:eastAsia="微软雅黑" w:hAnsi="微软雅黑" w:cs="宋体" w:hint="eastAsia"/>
                <w:color w:val="404040"/>
              </w:rPr>
              <w:t>√</w:t>
            </w:r>
          </w:p>
        </w:tc>
        <w:tc>
          <w:tcPr>
            <w:tcW w:w="709" w:type="dxa"/>
          </w:tcPr>
          <w:p w:rsidR="003D001B" w:rsidRPr="00F13B67" w:rsidRDefault="003D001B" w:rsidP="00F62549">
            <w:pPr>
              <w:overflowPunct/>
              <w:autoSpaceDE/>
              <w:autoSpaceDN/>
              <w:adjustRightInd/>
              <w:textAlignment w:val="auto"/>
              <w:rPr>
                <w:rFonts w:ascii="微软雅黑" w:eastAsia="微软雅黑" w:hAnsi="微软雅黑" w:cs="宋体"/>
                <w:color w:val="404040"/>
              </w:rPr>
            </w:pPr>
          </w:p>
        </w:tc>
        <w:tc>
          <w:tcPr>
            <w:tcW w:w="709" w:type="dxa"/>
          </w:tcPr>
          <w:p w:rsidR="003D001B" w:rsidRPr="00F13B67" w:rsidRDefault="003D001B" w:rsidP="00F62549">
            <w:pPr>
              <w:overflowPunct/>
              <w:autoSpaceDE/>
              <w:autoSpaceDN/>
              <w:adjustRightInd/>
              <w:textAlignment w:val="auto"/>
              <w:rPr>
                <w:rFonts w:ascii="微软雅黑" w:eastAsia="微软雅黑" w:hAnsi="微软雅黑" w:cs="宋体"/>
                <w:color w:val="404040"/>
              </w:rPr>
            </w:pPr>
          </w:p>
        </w:tc>
      </w:tr>
      <w:tr w:rsidR="00F62549" w:rsidRPr="00F13B67" w:rsidTr="0039126C">
        <w:trPr>
          <w:trHeight w:val="825"/>
        </w:trPr>
        <w:tc>
          <w:tcPr>
            <w:tcW w:w="456" w:type="dxa"/>
            <w:shd w:val="clear" w:color="auto" w:fill="auto"/>
            <w:vAlign w:val="center"/>
            <w:hideMark/>
          </w:tcPr>
          <w:p w:rsidR="003D001B" w:rsidRPr="00F13B67" w:rsidRDefault="003D001B" w:rsidP="00F13B67">
            <w:pPr>
              <w:overflowPunct/>
              <w:autoSpaceDE/>
              <w:autoSpaceDN/>
              <w:adjustRightInd/>
              <w:jc w:val="center"/>
              <w:textAlignment w:val="auto"/>
              <w:rPr>
                <w:rFonts w:ascii="微软雅黑" w:eastAsia="微软雅黑" w:hAnsi="微软雅黑" w:cs="宋体"/>
                <w:color w:val="404040"/>
              </w:rPr>
            </w:pPr>
            <w:r w:rsidRPr="00F13B67">
              <w:rPr>
                <w:rFonts w:ascii="微软雅黑" w:eastAsia="微软雅黑" w:hAnsi="微软雅黑" w:cs="宋体" w:hint="eastAsia"/>
                <w:color w:val="404040"/>
              </w:rPr>
              <w:t>3</w:t>
            </w:r>
          </w:p>
        </w:tc>
        <w:tc>
          <w:tcPr>
            <w:tcW w:w="1659" w:type="dxa"/>
            <w:gridSpan w:val="2"/>
            <w:shd w:val="clear" w:color="auto" w:fill="auto"/>
            <w:noWrap/>
            <w:vAlign w:val="center"/>
            <w:hideMark/>
          </w:tcPr>
          <w:p w:rsidR="003D001B" w:rsidRPr="00F13B67" w:rsidRDefault="003D001B" w:rsidP="00F13B67">
            <w:pPr>
              <w:overflowPunct/>
              <w:autoSpaceDE/>
              <w:autoSpaceDN/>
              <w:adjustRightInd/>
              <w:jc w:val="both"/>
              <w:textAlignment w:val="auto"/>
              <w:rPr>
                <w:rFonts w:ascii="微软雅黑" w:eastAsia="微软雅黑" w:hAnsi="微软雅黑" w:cs="宋体"/>
                <w:color w:val="000000"/>
              </w:rPr>
            </w:pPr>
            <w:r w:rsidRPr="00F13B67">
              <w:rPr>
                <w:rFonts w:ascii="微软雅黑" w:eastAsia="微软雅黑" w:hAnsi="微软雅黑" w:cs="宋体" w:hint="eastAsia"/>
                <w:color w:val="000000"/>
              </w:rPr>
              <w:t>入店具体页面</w:t>
            </w:r>
          </w:p>
        </w:tc>
        <w:tc>
          <w:tcPr>
            <w:tcW w:w="1276" w:type="dxa"/>
            <w:gridSpan w:val="2"/>
            <w:shd w:val="clear" w:color="auto" w:fill="auto"/>
            <w:vAlign w:val="center"/>
            <w:hideMark/>
          </w:tcPr>
          <w:p w:rsidR="003D001B" w:rsidRPr="00F13B67" w:rsidRDefault="003D001B" w:rsidP="00F13B67">
            <w:pPr>
              <w:overflowPunct/>
              <w:autoSpaceDE/>
              <w:autoSpaceDN/>
              <w:adjustRightInd/>
              <w:jc w:val="both"/>
              <w:textAlignment w:val="auto"/>
              <w:rPr>
                <w:rFonts w:ascii="微软雅黑" w:eastAsia="微软雅黑" w:hAnsi="微软雅黑" w:cs="宋体"/>
                <w:color w:val="404040"/>
              </w:rPr>
            </w:pPr>
            <w:r w:rsidRPr="00F13B67">
              <w:rPr>
                <w:rFonts w:ascii="微软雅黑" w:eastAsia="微软雅黑" w:hAnsi="微软雅黑" w:cs="宋体" w:hint="eastAsia"/>
                <w:color w:val="404040"/>
              </w:rPr>
              <w:t xml:space="preserve">　</w:t>
            </w:r>
          </w:p>
        </w:tc>
        <w:tc>
          <w:tcPr>
            <w:tcW w:w="2551" w:type="dxa"/>
            <w:shd w:val="clear" w:color="auto" w:fill="auto"/>
            <w:vAlign w:val="center"/>
            <w:hideMark/>
          </w:tcPr>
          <w:p w:rsidR="003D001B" w:rsidRPr="00F34476" w:rsidRDefault="003D001B" w:rsidP="00F13B67">
            <w:pPr>
              <w:overflowPunct/>
              <w:autoSpaceDE/>
              <w:autoSpaceDN/>
              <w:adjustRightInd/>
              <w:textAlignment w:val="auto"/>
              <w:rPr>
                <w:rFonts w:ascii="微软雅黑" w:eastAsia="微软雅黑" w:hAnsi="微软雅黑" w:cs="宋体"/>
              </w:rPr>
            </w:pPr>
            <w:r w:rsidRPr="00F34476">
              <w:rPr>
                <w:rFonts w:ascii="微软雅黑" w:eastAsia="微软雅黑" w:hAnsi="微软雅黑" w:cs="宋体" w:hint="eastAsia"/>
              </w:rPr>
              <w:t>进入店铺前一个页面</w:t>
            </w:r>
          </w:p>
        </w:tc>
        <w:tc>
          <w:tcPr>
            <w:tcW w:w="755" w:type="dxa"/>
            <w:shd w:val="clear" w:color="auto" w:fill="auto"/>
            <w:vAlign w:val="center"/>
            <w:hideMark/>
          </w:tcPr>
          <w:p w:rsidR="003D001B" w:rsidRPr="00F13B67" w:rsidRDefault="003D001B" w:rsidP="00F62549">
            <w:pPr>
              <w:overflowPunct/>
              <w:autoSpaceDE/>
              <w:autoSpaceDN/>
              <w:adjustRightInd/>
              <w:textAlignment w:val="auto"/>
              <w:rPr>
                <w:rFonts w:ascii="微软雅黑" w:eastAsia="微软雅黑" w:hAnsi="微软雅黑" w:cs="宋体"/>
                <w:color w:val="404040"/>
              </w:rPr>
            </w:pPr>
          </w:p>
        </w:tc>
        <w:tc>
          <w:tcPr>
            <w:tcW w:w="709" w:type="dxa"/>
            <w:vAlign w:val="center"/>
          </w:tcPr>
          <w:p w:rsidR="003D001B" w:rsidRPr="00F13B67" w:rsidRDefault="003D001B" w:rsidP="00F62549">
            <w:pPr>
              <w:overflowPunct/>
              <w:autoSpaceDE/>
              <w:autoSpaceDN/>
              <w:adjustRightInd/>
              <w:textAlignment w:val="auto"/>
              <w:rPr>
                <w:rFonts w:ascii="微软雅黑" w:eastAsia="微软雅黑" w:hAnsi="微软雅黑" w:cs="宋体"/>
                <w:color w:val="404040"/>
              </w:rPr>
            </w:pPr>
            <w:r>
              <w:rPr>
                <w:rFonts w:ascii="微软雅黑" w:eastAsia="微软雅黑" w:hAnsi="微软雅黑" w:cs="宋体" w:hint="eastAsia"/>
                <w:color w:val="404040"/>
              </w:rPr>
              <w:t>√</w:t>
            </w:r>
          </w:p>
        </w:tc>
        <w:tc>
          <w:tcPr>
            <w:tcW w:w="709" w:type="dxa"/>
          </w:tcPr>
          <w:p w:rsidR="003D001B" w:rsidRPr="00F13B67" w:rsidRDefault="003D001B" w:rsidP="00F62549">
            <w:pPr>
              <w:overflowPunct/>
              <w:autoSpaceDE/>
              <w:autoSpaceDN/>
              <w:adjustRightInd/>
              <w:textAlignment w:val="auto"/>
              <w:rPr>
                <w:rFonts w:ascii="微软雅黑" w:eastAsia="微软雅黑" w:hAnsi="微软雅黑" w:cs="宋体"/>
                <w:color w:val="404040"/>
              </w:rPr>
            </w:pPr>
          </w:p>
        </w:tc>
        <w:tc>
          <w:tcPr>
            <w:tcW w:w="709" w:type="dxa"/>
          </w:tcPr>
          <w:p w:rsidR="003D001B" w:rsidRPr="00F13B67" w:rsidRDefault="003D001B" w:rsidP="00F62549">
            <w:pPr>
              <w:overflowPunct/>
              <w:autoSpaceDE/>
              <w:autoSpaceDN/>
              <w:adjustRightInd/>
              <w:textAlignment w:val="auto"/>
              <w:rPr>
                <w:rFonts w:ascii="微软雅黑" w:eastAsia="微软雅黑" w:hAnsi="微软雅黑" w:cs="宋体"/>
                <w:color w:val="404040"/>
              </w:rPr>
            </w:pPr>
          </w:p>
        </w:tc>
      </w:tr>
      <w:tr w:rsidR="00F62549" w:rsidRPr="00F13B67" w:rsidTr="0039126C">
        <w:trPr>
          <w:trHeight w:val="825"/>
        </w:trPr>
        <w:tc>
          <w:tcPr>
            <w:tcW w:w="456" w:type="dxa"/>
            <w:shd w:val="clear" w:color="auto" w:fill="auto"/>
            <w:vAlign w:val="center"/>
            <w:hideMark/>
          </w:tcPr>
          <w:p w:rsidR="003D001B" w:rsidRPr="00F13B67" w:rsidRDefault="003D001B" w:rsidP="00F13B67">
            <w:pPr>
              <w:overflowPunct/>
              <w:autoSpaceDE/>
              <w:autoSpaceDN/>
              <w:adjustRightInd/>
              <w:jc w:val="center"/>
              <w:textAlignment w:val="auto"/>
              <w:rPr>
                <w:rFonts w:ascii="微软雅黑" w:eastAsia="微软雅黑" w:hAnsi="微软雅黑" w:cs="宋体"/>
                <w:color w:val="404040"/>
              </w:rPr>
            </w:pPr>
            <w:r w:rsidRPr="00F13B67">
              <w:rPr>
                <w:rFonts w:ascii="微软雅黑" w:eastAsia="微软雅黑" w:hAnsi="微软雅黑" w:cs="宋体" w:hint="eastAsia"/>
                <w:color w:val="404040"/>
              </w:rPr>
              <w:t>4</w:t>
            </w:r>
          </w:p>
        </w:tc>
        <w:tc>
          <w:tcPr>
            <w:tcW w:w="1659" w:type="dxa"/>
            <w:gridSpan w:val="2"/>
            <w:shd w:val="clear" w:color="auto" w:fill="auto"/>
            <w:noWrap/>
            <w:vAlign w:val="center"/>
            <w:hideMark/>
          </w:tcPr>
          <w:p w:rsidR="003D001B" w:rsidRPr="00F13B67" w:rsidRDefault="003D001B" w:rsidP="00F13B67">
            <w:pPr>
              <w:overflowPunct/>
              <w:autoSpaceDE/>
              <w:autoSpaceDN/>
              <w:adjustRightInd/>
              <w:jc w:val="both"/>
              <w:textAlignment w:val="auto"/>
              <w:rPr>
                <w:rFonts w:ascii="微软雅黑" w:eastAsia="微软雅黑" w:hAnsi="微软雅黑" w:cs="宋体"/>
                <w:color w:val="000000"/>
              </w:rPr>
            </w:pPr>
            <w:r w:rsidRPr="00F13B67">
              <w:rPr>
                <w:rFonts w:ascii="微软雅黑" w:eastAsia="微软雅黑" w:hAnsi="微软雅黑" w:cs="宋体" w:hint="eastAsia"/>
                <w:color w:val="000000"/>
              </w:rPr>
              <w:t>落地页</w:t>
            </w:r>
          </w:p>
        </w:tc>
        <w:tc>
          <w:tcPr>
            <w:tcW w:w="1276" w:type="dxa"/>
            <w:gridSpan w:val="2"/>
            <w:shd w:val="clear" w:color="auto" w:fill="auto"/>
            <w:vAlign w:val="center"/>
            <w:hideMark/>
          </w:tcPr>
          <w:p w:rsidR="003D001B" w:rsidRPr="00F13B67" w:rsidRDefault="003D001B" w:rsidP="00F13B67">
            <w:pPr>
              <w:overflowPunct/>
              <w:autoSpaceDE/>
              <w:autoSpaceDN/>
              <w:adjustRightInd/>
              <w:jc w:val="both"/>
              <w:textAlignment w:val="auto"/>
              <w:rPr>
                <w:rFonts w:ascii="微软雅黑" w:eastAsia="微软雅黑" w:hAnsi="微软雅黑" w:cs="宋体"/>
                <w:color w:val="404040"/>
              </w:rPr>
            </w:pPr>
            <w:r w:rsidRPr="00F13B67">
              <w:rPr>
                <w:rFonts w:ascii="微软雅黑" w:eastAsia="微软雅黑" w:hAnsi="微软雅黑" w:cs="宋体" w:hint="eastAsia"/>
                <w:color w:val="404040"/>
              </w:rPr>
              <w:t xml:space="preserve">　</w:t>
            </w:r>
          </w:p>
        </w:tc>
        <w:tc>
          <w:tcPr>
            <w:tcW w:w="2551" w:type="dxa"/>
            <w:shd w:val="clear" w:color="auto" w:fill="auto"/>
            <w:vAlign w:val="center"/>
            <w:hideMark/>
          </w:tcPr>
          <w:p w:rsidR="003D001B" w:rsidRPr="00F34476" w:rsidRDefault="003D001B" w:rsidP="00F13B67">
            <w:pPr>
              <w:overflowPunct/>
              <w:autoSpaceDE/>
              <w:autoSpaceDN/>
              <w:adjustRightInd/>
              <w:textAlignment w:val="auto"/>
              <w:rPr>
                <w:rFonts w:ascii="微软雅黑" w:eastAsia="微软雅黑" w:hAnsi="微软雅黑" w:cs="宋体"/>
              </w:rPr>
            </w:pPr>
            <w:r w:rsidRPr="00F34476">
              <w:rPr>
                <w:rFonts w:ascii="微软雅黑" w:eastAsia="微软雅黑" w:hAnsi="微软雅黑" w:cs="宋体" w:hint="eastAsia"/>
              </w:rPr>
              <w:t>进入店铺的第一个页面，例如：店铺首页、商品分类列表页、商品详情页</w:t>
            </w:r>
          </w:p>
        </w:tc>
        <w:tc>
          <w:tcPr>
            <w:tcW w:w="755" w:type="dxa"/>
            <w:shd w:val="clear" w:color="auto" w:fill="auto"/>
            <w:vAlign w:val="center"/>
          </w:tcPr>
          <w:p w:rsidR="003D001B" w:rsidRPr="00F13B67" w:rsidRDefault="003D001B" w:rsidP="00F62549">
            <w:pPr>
              <w:overflowPunct/>
              <w:autoSpaceDE/>
              <w:autoSpaceDN/>
              <w:adjustRightInd/>
              <w:textAlignment w:val="auto"/>
              <w:rPr>
                <w:rFonts w:ascii="微软雅黑" w:eastAsia="微软雅黑" w:hAnsi="微软雅黑" w:cs="宋体"/>
                <w:color w:val="404040"/>
              </w:rPr>
            </w:pPr>
          </w:p>
        </w:tc>
        <w:tc>
          <w:tcPr>
            <w:tcW w:w="709" w:type="dxa"/>
            <w:vAlign w:val="center"/>
          </w:tcPr>
          <w:p w:rsidR="003D001B" w:rsidRPr="00F13B67" w:rsidRDefault="003D001B" w:rsidP="00F62549">
            <w:pPr>
              <w:overflowPunct/>
              <w:autoSpaceDE/>
              <w:autoSpaceDN/>
              <w:adjustRightInd/>
              <w:textAlignment w:val="auto"/>
              <w:rPr>
                <w:rFonts w:ascii="微软雅黑" w:eastAsia="微软雅黑" w:hAnsi="微软雅黑" w:cs="宋体"/>
                <w:color w:val="404040"/>
              </w:rPr>
            </w:pPr>
            <w:r>
              <w:rPr>
                <w:rFonts w:ascii="微软雅黑" w:eastAsia="微软雅黑" w:hAnsi="微软雅黑" w:cs="宋体" w:hint="eastAsia"/>
                <w:color w:val="404040"/>
              </w:rPr>
              <w:t>√</w:t>
            </w:r>
          </w:p>
        </w:tc>
        <w:tc>
          <w:tcPr>
            <w:tcW w:w="709" w:type="dxa"/>
          </w:tcPr>
          <w:p w:rsidR="003D001B" w:rsidRPr="00F13B67" w:rsidRDefault="003D001B" w:rsidP="00F62549">
            <w:pPr>
              <w:overflowPunct/>
              <w:autoSpaceDE/>
              <w:autoSpaceDN/>
              <w:adjustRightInd/>
              <w:textAlignment w:val="auto"/>
              <w:rPr>
                <w:rFonts w:ascii="微软雅黑" w:eastAsia="微软雅黑" w:hAnsi="微软雅黑" w:cs="宋体"/>
                <w:color w:val="404040"/>
              </w:rPr>
            </w:pPr>
          </w:p>
        </w:tc>
        <w:tc>
          <w:tcPr>
            <w:tcW w:w="709" w:type="dxa"/>
          </w:tcPr>
          <w:p w:rsidR="003D001B" w:rsidRPr="00F13B67" w:rsidRDefault="003D001B" w:rsidP="00F62549">
            <w:pPr>
              <w:overflowPunct/>
              <w:autoSpaceDE/>
              <w:autoSpaceDN/>
              <w:adjustRightInd/>
              <w:textAlignment w:val="auto"/>
              <w:rPr>
                <w:rFonts w:ascii="微软雅黑" w:eastAsia="微软雅黑" w:hAnsi="微软雅黑" w:cs="宋体"/>
                <w:color w:val="404040"/>
              </w:rPr>
            </w:pPr>
          </w:p>
        </w:tc>
      </w:tr>
      <w:tr w:rsidR="00F62549" w:rsidRPr="00F13B67" w:rsidTr="0039126C">
        <w:trPr>
          <w:trHeight w:val="825"/>
        </w:trPr>
        <w:tc>
          <w:tcPr>
            <w:tcW w:w="456" w:type="dxa"/>
            <w:shd w:val="clear" w:color="auto" w:fill="auto"/>
            <w:vAlign w:val="center"/>
            <w:hideMark/>
          </w:tcPr>
          <w:p w:rsidR="003D001B" w:rsidRPr="00F13B67" w:rsidRDefault="003D001B" w:rsidP="00A46D2D">
            <w:pPr>
              <w:overflowPunct/>
              <w:autoSpaceDE/>
              <w:autoSpaceDN/>
              <w:adjustRightInd/>
              <w:jc w:val="center"/>
              <w:textAlignment w:val="auto"/>
              <w:rPr>
                <w:rFonts w:ascii="微软雅黑" w:eastAsia="微软雅黑" w:hAnsi="微软雅黑" w:cs="宋体"/>
                <w:color w:val="404040"/>
              </w:rPr>
            </w:pPr>
            <w:r w:rsidRPr="00F13B67">
              <w:rPr>
                <w:rFonts w:ascii="微软雅黑" w:eastAsia="微软雅黑" w:hAnsi="微软雅黑" w:cs="宋体" w:hint="eastAsia"/>
                <w:color w:val="404040"/>
              </w:rPr>
              <w:t>5</w:t>
            </w:r>
          </w:p>
        </w:tc>
        <w:tc>
          <w:tcPr>
            <w:tcW w:w="1659" w:type="dxa"/>
            <w:gridSpan w:val="2"/>
            <w:shd w:val="clear" w:color="auto" w:fill="auto"/>
            <w:noWrap/>
            <w:vAlign w:val="center"/>
            <w:hideMark/>
          </w:tcPr>
          <w:p w:rsidR="003D001B" w:rsidRPr="00F13B67" w:rsidRDefault="003D001B" w:rsidP="00A46D2D">
            <w:pPr>
              <w:overflowPunct/>
              <w:autoSpaceDE/>
              <w:autoSpaceDN/>
              <w:adjustRightInd/>
              <w:jc w:val="both"/>
              <w:textAlignment w:val="auto"/>
              <w:rPr>
                <w:rFonts w:ascii="微软雅黑" w:eastAsia="微软雅黑" w:hAnsi="微软雅黑" w:cs="宋体"/>
                <w:color w:val="000000"/>
              </w:rPr>
            </w:pPr>
            <w:r w:rsidRPr="00F13B67">
              <w:rPr>
                <w:rFonts w:ascii="微软雅黑" w:eastAsia="微软雅黑" w:hAnsi="微软雅黑" w:cs="宋体" w:hint="eastAsia"/>
                <w:color w:val="000000"/>
              </w:rPr>
              <w:t>单次访问页面数</w:t>
            </w:r>
          </w:p>
        </w:tc>
        <w:tc>
          <w:tcPr>
            <w:tcW w:w="1276" w:type="dxa"/>
            <w:gridSpan w:val="2"/>
            <w:shd w:val="clear" w:color="auto" w:fill="auto"/>
            <w:vAlign w:val="center"/>
            <w:hideMark/>
          </w:tcPr>
          <w:p w:rsidR="003D001B" w:rsidRPr="00F13B67" w:rsidRDefault="003D001B" w:rsidP="00A46D2D">
            <w:pPr>
              <w:overflowPunct/>
              <w:autoSpaceDE/>
              <w:autoSpaceDN/>
              <w:adjustRightInd/>
              <w:jc w:val="both"/>
              <w:textAlignment w:val="auto"/>
              <w:rPr>
                <w:rFonts w:ascii="微软雅黑" w:eastAsia="微软雅黑" w:hAnsi="微软雅黑" w:cs="宋体"/>
                <w:color w:val="404040"/>
              </w:rPr>
            </w:pPr>
            <w:r w:rsidRPr="00F13B67">
              <w:rPr>
                <w:rFonts w:ascii="微软雅黑" w:eastAsia="微软雅黑" w:hAnsi="微软雅黑" w:cs="宋体" w:hint="eastAsia"/>
                <w:color w:val="404040"/>
              </w:rPr>
              <w:t xml:space="preserve">　</w:t>
            </w:r>
          </w:p>
        </w:tc>
        <w:tc>
          <w:tcPr>
            <w:tcW w:w="2551" w:type="dxa"/>
            <w:shd w:val="clear" w:color="auto" w:fill="auto"/>
            <w:vAlign w:val="center"/>
            <w:hideMark/>
          </w:tcPr>
          <w:p w:rsidR="003D001B" w:rsidRPr="00F34476" w:rsidRDefault="003D001B" w:rsidP="006B11CE">
            <w:pPr>
              <w:overflowPunct/>
              <w:autoSpaceDE/>
              <w:autoSpaceDN/>
              <w:adjustRightInd/>
              <w:textAlignment w:val="auto"/>
              <w:rPr>
                <w:rFonts w:ascii="微软雅黑" w:eastAsia="微软雅黑" w:hAnsi="微软雅黑" w:cs="宋体"/>
              </w:rPr>
            </w:pPr>
            <w:r w:rsidRPr="00F34476">
              <w:rPr>
                <w:rFonts w:ascii="微软雅黑" w:eastAsia="微软雅黑" w:hAnsi="微软雅黑" w:cs="宋体" w:hint="eastAsia"/>
              </w:rPr>
              <w:t>指访客一次连续访问的店铺页面数（即每次会话浏览的页面数）</w:t>
            </w:r>
          </w:p>
        </w:tc>
        <w:tc>
          <w:tcPr>
            <w:tcW w:w="755" w:type="dxa"/>
            <w:shd w:val="clear" w:color="auto" w:fill="auto"/>
            <w:vAlign w:val="center"/>
          </w:tcPr>
          <w:p w:rsidR="003D001B" w:rsidRPr="00F13B67" w:rsidRDefault="003D001B" w:rsidP="00F62549">
            <w:pPr>
              <w:overflowPunct/>
              <w:autoSpaceDE/>
              <w:autoSpaceDN/>
              <w:adjustRightInd/>
              <w:textAlignment w:val="auto"/>
              <w:rPr>
                <w:rFonts w:ascii="微软雅黑" w:eastAsia="微软雅黑" w:hAnsi="微软雅黑" w:cs="宋体"/>
                <w:color w:val="404040"/>
              </w:rPr>
            </w:pPr>
          </w:p>
        </w:tc>
        <w:tc>
          <w:tcPr>
            <w:tcW w:w="709" w:type="dxa"/>
            <w:vAlign w:val="center"/>
          </w:tcPr>
          <w:p w:rsidR="003D001B" w:rsidRPr="00F13B67" w:rsidRDefault="003D001B" w:rsidP="00F62549">
            <w:pPr>
              <w:overflowPunct/>
              <w:autoSpaceDE/>
              <w:autoSpaceDN/>
              <w:adjustRightInd/>
              <w:textAlignment w:val="auto"/>
              <w:rPr>
                <w:rFonts w:ascii="微软雅黑" w:eastAsia="微软雅黑" w:hAnsi="微软雅黑" w:cs="宋体"/>
                <w:color w:val="404040"/>
              </w:rPr>
            </w:pPr>
            <w:r>
              <w:rPr>
                <w:rFonts w:ascii="微软雅黑" w:eastAsia="微软雅黑" w:hAnsi="微软雅黑" w:cs="宋体" w:hint="eastAsia"/>
                <w:color w:val="404040"/>
              </w:rPr>
              <w:t>√</w:t>
            </w:r>
          </w:p>
        </w:tc>
        <w:tc>
          <w:tcPr>
            <w:tcW w:w="709" w:type="dxa"/>
          </w:tcPr>
          <w:p w:rsidR="003D001B" w:rsidRPr="00F13B67" w:rsidRDefault="003D001B" w:rsidP="00F62549">
            <w:pPr>
              <w:overflowPunct/>
              <w:autoSpaceDE/>
              <w:autoSpaceDN/>
              <w:adjustRightInd/>
              <w:textAlignment w:val="auto"/>
              <w:rPr>
                <w:rFonts w:ascii="微软雅黑" w:eastAsia="微软雅黑" w:hAnsi="微软雅黑" w:cs="宋体"/>
                <w:color w:val="404040"/>
              </w:rPr>
            </w:pPr>
          </w:p>
        </w:tc>
        <w:tc>
          <w:tcPr>
            <w:tcW w:w="709" w:type="dxa"/>
          </w:tcPr>
          <w:p w:rsidR="003D001B" w:rsidRPr="00F13B67" w:rsidRDefault="003D001B" w:rsidP="00F62549">
            <w:pPr>
              <w:overflowPunct/>
              <w:autoSpaceDE/>
              <w:autoSpaceDN/>
              <w:adjustRightInd/>
              <w:textAlignment w:val="auto"/>
              <w:rPr>
                <w:rFonts w:ascii="微软雅黑" w:eastAsia="微软雅黑" w:hAnsi="微软雅黑" w:cs="宋体"/>
                <w:color w:val="404040"/>
              </w:rPr>
            </w:pPr>
          </w:p>
        </w:tc>
      </w:tr>
      <w:tr w:rsidR="00F62549" w:rsidRPr="00F13B67" w:rsidTr="0039126C">
        <w:trPr>
          <w:trHeight w:val="1290"/>
        </w:trPr>
        <w:tc>
          <w:tcPr>
            <w:tcW w:w="456" w:type="dxa"/>
            <w:shd w:val="clear" w:color="auto" w:fill="auto"/>
            <w:vAlign w:val="center"/>
            <w:hideMark/>
          </w:tcPr>
          <w:p w:rsidR="003D001B" w:rsidRPr="00F13B67" w:rsidRDefault="003D001B" w:rsidP="00A46D2D">
            <w:pPr>
              <w:overflowPunct/>
              <w:autoSpaceDE/>
              <w:autoSpaceDN/>
              <w:adjustRightInd/>
              <w:jc w:val="center"/>
              <w:textAlignment w:val="auto"/>
              <w:rPr>
                <w:rFonts w:ascii="微软雅黑" w:eastAsia="微软雅黑" w:hAnsi="微软雅黑" w:cs="宋体"/>
                <w:color w:val="404040"/>
              </w:rPr>
            </w:pPr>
            <w:r w:rsidRPr="00F13B67">
              <w:rPr>
                <w:rFonts w:ascii="微软雅黑" w:eastAsia="微软雅黑" w:hAnsi="微软雅黑" w:cs="宋体" w:hint="eastAsia"/>
                <w:color w:val="404040"/>
              </w:rPr>
              <w:t>6</w:t>
            </w:r>
          </w:p>
        </w:tc>
        <w:tc>
          <w:tcPr>
            <w:tcW w:w="1659" w:type="dxa"/>
            <w:gridSpan w:val="2"/>
            <w:shd w:val="clear" w:color="auto" w:fill="auto"/>
            <w:noWrap/>
            <w:vAlign w:val="center"/>
            <w:hideMark/>
          </w:tcPr>
          <w:p w:rsidR="003D001B" w:rsidRPr="00F13B67" w:rsidRDefault="003D001B" w:rsidP="00A46D2D">
            <w:pPr>
              <w:overflowPunct/>
              <w:autoSpaceDE/>
              <w:autoSpaceDN/>
              <w:adjustRightInd/>
              <w:jc w:val="both"/>
              <w:textAlignment w:val="auto"/>
              <w:rPr>
                <w:rFonts w:ascii="微软雅黑" w:eastAsia="微软雅黑" w:hAnsi="微软雅黑" w:cs="宋体"/>
                <w:color w:val="000000"/>
              </w:rPr>
            </w:pPr>
            <w:r>
              <w:rPr>
                <w:rFonts w:ascii="微软雅黑" w:eastAsia="微软雅黑" w:hAnsi="微软雅黑" w:cs="宋体" w:hint="eastAsia"/>
                <w:color w:val="000000"/>
              </w:rPr>
              <w:t>单次</w:t>
            </w:r>
            <w:r w:rsidRPr="00F13B67">
              <w:rPr>
                <w:rFonts w:ascii="微软雅黑" w:eastAsia="微软雅黑" w:hAnsi="微软雅黑" w:cs="宋体" w:hint="eastAsia"/>
                <w:color w:val="000000"/>
              </w:rPr>
              <w:t>停留时间</w:t>
            </w:r>
          </w:p>
        </w:tc>
        <w:tc>
          <w:tcPr>
            <w:tcW w:w="1276" w:type="dxa"/>
            <w:gridSpan w:val="2"/>
            <w:shd w:val="clear" w:color="auto" w:fill="auto"/>
            <w:vAlign w:val="center"/>
            <w:hideMark/>
          </w:tcPr>
          <w:p w:rsidR="003D001B" w:rsidRPr="00F13B67" w:rsidRDefault="003D001B" w:rsidP="00A46D2D">
            <w:pPr>
              <w:overflowPunct/>
              <w:autoSpaceDE/>
              <w:autoSpaceDN/>
              <w:adjustRightInd/>
              <w:jc w:val="both"/>
              <w:textAlignment w:val="auto"/>
              <w:rPr>
                <w:rFonts w:ascii="微软雅黑" w:eastAsia="微软雅黑" w:hAnsi="微软雅黑" w:cs="宋体"/>
                <w:color w:val="404040"/>
              </w:rPr>
            </w:pPr>
            <w:r w:rsidRPr="00F13B67">
              <w:rPr>
                <w:rFonts w:ascii="微软雅黑" w:eastAsia="微软雅黑" w:hAnsi="微软雅黑" w:cs="宋体" w:hint="eastAsia"/>
                <w:color w:val="404040"/>
              </w:rPr>
              <w:t>大数据支持</w:t>
            </w:r>
          </w:p>
        </w:tc>
        <w:tc>
          <w:tcPr>
            <w:tcW w:w="2551" w:type="dxa"/>
            <w:shd w:val="clear" w:color="auto" w:fill="auto"/>
            <w:vAlign w:val="center"/>
            <w:hideMark/>
          </w:tcPr>
          <w:p w:rsidR="003D001B" w:rsidRPr="00F34476" w:rsidRDefault="003D001B" w:rsidP="00A46D2D">
            <w:pPr>
              <w:overflowPunct/>
              <w:autoSpaceDE/>
              <w:autoSpaceDN/>
              <w:adjustRightInd/>
              <w:textAlignment w:val="auto"/>
              <w:rPr>
                <w:rFonts w:ascii="微软雅黑" w:eastAsia="微软雅黑" w:hAnsi="微软雅黑" w:cs="宋体"/>
              </w:rPr>
            </w:pPr>
            <w:r w:rsidRPr="00F34476">
              <w:rPr>
                <w:rFonts w:ascii="微软雅黑" w:eastAsia="微软雅黑" w:hAnsi="微软雅黑" w:cs="宋体" w:hint="eastAsia"/>
              </w:rPr>
              <w:t>用户打开本店最后一个页面的时间点减去打开本店第一个页面的时间点（只访问一页的顾客停留时间暂无法获取，这种情况不统计在内，显示为“-”）。</w:t>
            </w:r>
          </w:p>
        </w:tc>
        <w:tc>
          <w:tcPr>
            <w:tcW w:w="755" w:type="dxa"/>
            <w:shd w:val="clear" w:color="auto" w:fill="auto"/>
            <w:vAlign w:val="center"/>
          </w:tcPr>
          <w:p w:rsidR="003D001B" w:rsidRPr="00F13B67" w:rsidRDefault="003D001B" w:rsidP="00F62549">
            <w:pPr>
              <w:overflowPunct/>
              <w:autoSpaceDE/>
              <w:autoSpaceDN/>
              <w:adjustRightInd/>
              <w:textAlignment w:val="auto"/>
              <w:rPr>
                <w:rFonts w:ascii="微软雅黑" w:eastAsia="微软雅黑" w:hAnsi="微软雅黑" w:cs="宋体"/>
                <w:color w:val="404040"/>
              </w:rPr>
            </w:pPr>
          </w:p>
        </w:tc>
        <w:tc>
          <w:tcPr>
            <w:tcW w:w="709" w:type="dxa"/>
            <w:vAlign w:val="center"/>
          </w:tcPr>
          <w:p w:rsidR="003D001B" w:rsidRPr="00F13B67" w:rsidRDefault="003D001B" w:rsidP="00F62549">
            <w:pPr>
              <w:overflowPunct/>
              <w:autoSpaceDE/>
              <w:autoSpaceDN/>
              <w:adjustRightInd/>
              <w:textAlignment w:val="auto"/>
              <w:rPr>
                <w:rFonts w:ascii="微软雅黑" w:eastAsia="微软雅黑" w:hAnsi="微软雅黑" w:cs="宋体"/>
                <w:color w:val="404040"/>
              </w:rPr>
            </w:pPr>
            <w:r>
              <w:rPr>
                <w:rFonts w:ascii="微软雅黑" w:eastAsia="微软雅黑" w:hAnsi="微软雅黑" w:cs="宋体" w:hint="eastAsia"/>
                <w:color w:val="404040"/>
              </w:rPr>
              <w:t>√</w:t>
            </w:r>
          </w:p>
        </w:tc>
        <w:tc>
          <w:tcPr>
            <w:tcW w:w="709" w:type="dxa"/>
          </w:tcPr>
          <w:p w:rsidR="003D001B" w:rsidRPr="00F13B67" w:rsidRDefault="003D001B" w:rsidP="00F62549">
            <w:pPr>
              <w:overflowPunct/>
              <w:autoSpaceDE/>
              <w:autoSpaceDN/>
              <w:adjustRightInd/>
              <w:textAlignment w:val="auto"/>
              <w:rPr>
                <w:rFonts w:ascii="微软雅黑" w:eastAsia="微软雅黑" w:hAnsi="微软雅黑" w:cs="宋体"/>
                <w:color w:val="404040"/>
              </w:rPr>
            </w:pPr>
          </w:p>
        </w:tc>
        <w:tc>
          <w:tcPr>
            <w:tcW w:w="709" w:type="dxa"/>
          </w:tcPr>
          <w:p w:rsidR="003D001B" w:rsidRPr="00F13B67" w:rsidRDefault="003D001B" w:rsidP="00F62549">
            <w:pPr>
              <w:overflowPunct/>
              <w:autoSpaceDE/>
              <w:autoSpaceDN/>
              <w:adjustRightInd/>
              <w:textAlignment w:val="auto"/>
              <w:rPr>
                <w:rFonts w:ascii="微软雅黑" w:eastAsia="微软雅黑" w:hAnsi="微软雅黑" w:cs="宋体"/>
                <w:color w:val="404040"/>
              </w:rPr>
            </w:pPr>
          </w:p>
        </w:tc>
      </w:tr>
      <w:tr w:rsidR="00F62549" w:rsidRPr="00F13B67" w:rsidTr="0039126C">
        <w:trPr>
          <w:trHeight w:val="330"/>
        </w:trPr>
        <w:tc>
          <w:tcPr>
            <w:tcW w:w="456" w:type="dxa"/>
            <w:shd w:val="clear" w:color="auto" w:fill="auto"/>
            <w:vAlign w:val="center"/>
            <w:hideMark/>
          </w:tcPr>
          <w:p w:rsidR="003D001B" w:rsidRPr="00F13B67" w:rsidRDefault="003D001B" w:rsidP="00F13B67">
            <w:pPr>
              <w:overflowPunct/>
              <w:autoSpaceDE/>
              <w:autoSpaceDN/>
              <w:adjustRightInd/>
              <w:jc w:val="center"/>
              <w:textAlignment w:val="auto"/>
              <w:rPr>
                <w:rFonts w:ascii="微软雅黑" w:eastAsia="微软雅黑" w:hAnsi="微软雅黑" w:cs="宋体"/>
                <w:color w:val="404040"/>
              </w:rPr>
            </w:pPr>
            <w:r w:rsidRPr="00F13B67">
              <w:rPr>
                <w:rFonts w:ascii="微软雅黑" w:eastAsia="微软雅黑" w:hAnsi="微软雅黑" w:cs="宋体" w:hint="eastAsia"/>
                <w:color w:val="404040"/>
              </w:rPr>
              <w:t>7</w:t>
            </w:r>
          </w:p>
        </w:tc>
        <w:tc>
          <w:tcPr>
            <w:tcW w:w="1659" w:type="dxa"/>
            <w:gridSpan w:val="2"/>
            <w:shd w:val="clear" w:color="auto" w:fill="auto"/>
            <w:noWrap/>
            <w:vAlign w:val="center"/>
            <w:hideMark/>
          </w:tcPr>
          <w:p w:rsidR="003D001B" w:rsidRPr="00F13B67" w:rsidRDefault="003D001B" w:rsidP="00F13B67">
            <w:pPr>
              <w:overflowPunct/>
              <w:autoSpaceDE/>
              <w:autoSpaceDN/>
              <w:adjustRightInd/>
              <w:jc w:val="both"/>
              <w:textAlignment w:val="auto"/>
              <w:rPr>
                <w:rFonts w:ascii="微软雅黑" w:eastAsia="微软雅黑" w:hAnsi="微软雅黑" w:cs="宋体"/>
                <w:color w:val="000000"/>
              </w:rPr>
            </w:pPr>
            <w:r w:rsidRPr="00F13B67">
              <w:rPr>
                <w:rFonts w:ascii="微软雅黑" w:eastAsia="微软雅黑" w:hAnsi="微软雅黑" w:cs="宋体" w:hint="eastAsia"/>
                <w:color w:val="000000"/>
              </w:rPr>
              <w:t>客户</w:t>
            </w:r>
          </w:p>
        </w:tc>
        <w:tc>
          <w:tcPr>
            <w:tcW w:w="1276" w:type="dxa"/>
            <w:gridSpan w:val="2"/>
            <w:shd w:val="clear" w:color="auto" w:fill="auto"/>
            <w:noWrap/>
            <w:vAlign w:val="center"/>
            <w:hideMark/>
          </w:tcPr>
          <w:p w:rsidR="003D001B" w:rsidRPr="00F13B67" w:rsidRDefault="003D001B" w:rsidP="00F13B67">
            <w:pPr>
              <w:overflowPunct/>
              <w:autoSpaceDE/>
              <w:autoSpaceDN/>
              <w:adjustRightInd/>
              <w:textAlignment w:val="auto"/>
              <w:rPr>
                <w:rFonts w:ascii="宋体" w:hAnsi="宋体" w:cs="宋体"/>
                <w:color w:val="000000"/>
              </w:rPr>
            </w:pPr>
            <w:r w:rsidRPr="00F13B67">
              <w:rPr>
                <w:rFonts w:ascii="宋体" w:hAnsi="宋体" w:cs="宋体" w:hint="eastAsia"/>
                <w:color w:val="000000"/>
              </w:rPr>
              <w:t xml:space="preserve">　</w:t>
            </w:r>
          </w:p>
        </w:tc>
        <w:tc>
          <w:tcPr>
            <w:tcW w:w="2551" w:type="dxa"/>
            <w:shd w:val="clear" w:color="auto" w:fill="auto"/>
            <w:noWrap/>
            <w:vAlign w:val="center"/>
            <w:hideMark/>
          </w:tcPr>
          <w:p w:rsidR="003D001B" w:rsidRPr="00F34476" w:rsidRDefault="003D001B" w:rsidP="00F13B67">
            <w:pPr>
              <w:overflowPunct/>
              <w:autoSpaceDE/>
              <w:autoSpaceDN/>
              <w:adjustRightInd/>
              <w:textAlignment w:val="auto"/>
              <w:rPr>
                <w:rFonts w:ascii="微软雅黑" w:eastAsia="微软雅黑" w:hAnsi="微软雅黑" w:cs="宋体"/>
              </w:rPr>
            </w:pPr>
            <w:r w:rsidRPr="00F34476">
              <w:rPr>
                <w:rFonts w:ascii="微软雅黑" w:eastAsia="微软雅黑" w:hAnsi="微软雅黑" w:cs="宋体" w:hint="eastAsia"/>
              </w:rPr>
              <w:t>进入店铺的国美在线用户ID</w:t>
            </w:r>
          </w:p>
        </w:tc>
        <w:tc>
          <w:tcPr>
            <w:tcW w:w="755" w:type="dxa"/>
            <w:shd w:val="clear" w:color="auto" w:fill="auto"/>
            <w:vAlign w:val="center"/>
          </w:tcPr>
          <w:p w:rsidR="003D001B" w:rsidRPr="00F13B67" w:rsidRDefault="003D001B" w:rsidP="00F62549">
            <w:pPr>
              <w:overflowPunct/>
              <w:autoSpaceDE/>
              <w:autoSpaceDN/>
              <w:adjustRightInd/>
              <w:textAlignment w:val="auto"/>
              <w:rPr>
                <w:rFonts w:ascii="微软雅黑" w:eastAsia="微软雅黑" w:hAnsi="微软雅黑" w:cs="宋体"/>
                <w:color w:val="404040"/>
              </w:rPr>
            </w:pPr>
          </w:p>
        </w:tc>
        <w:tc>
          <w:tcPr>
            <w:tcW w:w="709" w:type="dxa"/>
            <w:vAlign w:val="center"/>
          </w:tcPr>
          <w:p w:rsidR="003D001B" w:rsidRPr="00F13B67" w:rsidRDefault="003D001B" w:rsidP="00F62549">
            <w:pPr>
              <w:overflowPunct/>
              <w:autoSpaceDE/>
              <w:autoSpaceDN/>
              <w:adjustRightInd/>
              <w:textAlignment w:val="auto"/>
              <w:rPr>
                <w:rFonts w:ascii="微软雅黑" w:eastAsia="微软雅黑" w:hAnsi="微软雅黑" w:cs="宋体"/>
                <w:color w:val="404040"/>
              </w:rPr>
            </w:pPr>
            <w:r>
              <w:rPr>
                <w:rFonts w:ascii="微软雅黑" w:eastAsia="微软雅黑" w:hAnsi="微软雅黑" w:cs="宋体" w:hint="eastAsia"/>
                <w:color w:val="404040"/>
              </w:rPr>
              <w:t>√</w:t>
            </w:r>
          </w:p>
        </w:tc>
        <w:tc>
          <w:tcPr>
            <w:tcW w:w="709" w:type="dxa"/>
          </w:tcPr>
          <w:p w:rsidR="003D001B" w:rsidRPr="00F13B67" w:rsidRDefault="003D001B" w:rsidP="00F62549">
            <w:pPr>
              <w:overflowPunct/>
              <w:autoSpaceDE/>
              <w:autoSpaceDN/>
              <w:adjustRightInd/>
              <w:textAlignment w:val="auto"/>
              <w:rPr>
                <w:rFonts w:ascii="微软雅黑" w:eastAsia="微软雅黑" w:hAnsi="微软雅黑" w:cs="宋体"/>
                <w:color w:val="404040"/>
              </w:rPr>
            </w:pPr>
          </w:p>
        </w:tc>
        <w:tc>
          <w:tcPr>
            <w:tcW w:w="709" w:type="dxa"/>
          </w:tcPr>
          <w:p w:rsidR="003D001B" w:rsidRPr="00F13B67" w:rsidRDefault="003D001B" w:rsidP="00F62549">
            <w:pPr>
              <w:overflowPunct/>
              <w:autoSpaceDE/>
              <w:autoSpaceDN/>
              <w:adjustRightInd/>
              <w:textAlignment w:val="auto"/>
              <w:rPr>
                <w:rFonts w:ascii="微软雅黑" w:eastAsia="微软雅黑" w:hAnsi="微软雅黑" w:cs="宋体"/>
                <w:color w:val="404040"/>
              </w:rPr>
            </w:pPr>
          </w:p>
        </w:tc>
      </w:tr>
      <w:tr w:rsidR="00F62549" w:rsidRPr="00F13B67" w:rsidTr="0039126C">
        <w:trPr>
          <w:trHeight w:val="660"/>
        </w:trPr>
        <w:tc>
          <w:tcPr>
            <w:tcW w:w="456" w:type="dxa"/>
            <w:shd w:val="clear" w:color="auto" w:fill="auto"/>
            <w:vAlign w:val="center"/>
            <w:hideMark/>
          </w:tcPr>
          <w:p w:rsidR="003D001B" w:rsidRPr="00F13B67" w:rsidRDefault="003D001B" w:rsidP="00F13B67">
            <w:pPr>
              <w:overflowPunct/>
              <w:autoSpaceDE/>
              <w:autoSpaceDN/>
              <w:adjustRightInd/>
              <w:jc w:val="center"/>
              <w:textAlignment w:val="auto"/>
              <w:rPr>
                <w:rFonts w:ascii="微软雅黑" w:eastAsia="微软雅黑" w:hAnsi="微软雅黑" w:cs="宋体"/>
                <w:color w:val="404040"/>
              </w:rPr>
            </w:pPr>
            <w:r w:rsidRPr="00F13B67">
              <w:rPr>
                <w:rFonts w:ascii="微软雅黑" w:eastAsia="微软雅黑" w:hAnsi="微软雅黑" w:cs="宋体" w:hint="eastAsia"/>
                <w:color w:val="404040"/>
              </w:rPr>
              <w:t>8</w:t>
            </w:r>
          </w:p>
        </w:tc>
        <w:tc>
          <w:tcPr>
            <w:tcW w:w="1659" w:type="dxa"/>
            <w:gridSpan w:val="2"/>
            <w:shd w:val="clear" w:color="auto" w:fill="auto"/>
            <w:noWrap/>
            <w:vAlign w:val="center"/>
            <w:hideMark/>
          </w:tcPr>
          <w:p w:rsidR="003D001B" w:rsidRPr="00F13B67" w:rsidRDefault="003D001B" w:rsidP="00F13B67">
            <w:pPr>
              <w:overflowPunct/>
              <w:autoSpaceDE/>
              <w:autoSpaceDN/>
              <w:adjustRightInd/>
              <w:jc w:val="both"/>
              <w:textAlignment w:val="auto"/>
              <w:rPr>
                <w:rFonts w:ascii="微软雅黑" w:eastAsia="微软雅黑" w:hAnsi="微软雅黑" w:cs="宋体"/>
                <w:color w:val="000000"/>
              </w:rPr>
            </w:pPr>
            <w:r w:rsidRPr="00F13B67">
              <w:rPr>
                <w:rFonts w:ascii="微软雅黑" w:eastAsia="微软雅黑" w:hAnsi="微软雅黑" w:cs="宋体" w:hint="eastAsia"/>
                <w:color w:val="000000"/>
              </w:rPr>
              <w:t>新老</w:t>
            </w:r>
          </w:p>
        </w:tc>
        <w:tc>
          <w:tcPr>
            <w:tcW w:w="1276" w:type="dxa"/>
            <w:gridSpan w:val="2"/>
            <w:shd w:val="clear" w:color="auto" w:fill="auto"/>
            <w:noWrap/>
            <w:vAlign w:val="center"/>
            <w:hideMark/>
          </w:tcPr>
          <w:p w:rsidR="003D001B" w:rsidRPr="00F13B67" w:rsidRDefault="003D001B" w:rsidP="00F13B67">
            <w:pPr>
              <w:overflowPunct/>
              <w:autoSpaceDE/>
              <w:autoSpaceDN/>
              <w:adjustRightInd/>
              <w:textAlignment w:val="auto"/>
              <w:rPr>
                <w:rFonts w:ascii="宋体" w:hAnsi="宋体" w:cs="宋体"/>
                <w:color w:val="000000"/>
              </w:rPr>
            </w:pPr>
            <w:r w:rsidRPr="00F13B67">
              <w:rPr>
                <w:rFonts w:ascii="宋体" w:hAnsi="宋体" w:cs="宋体" w:hint="eastAsia"/>
                <w:color w:val="000000"/>
              </w:rPr>
              <w:t xml:space="preserve">　</w:t>
            </w:r>
          </w:p>
        </w:tc>
        <w:tc>
          <w:tcPr>
            <w:tcW w:w="2551" w:type="dxa"/>
            <w:shd w:val="clear" w:color="auto" w:fill="auto"/>
            <w:vAlign w:val="center"/>
            <w:hideMark/>
          </w:tcPr>
          <w:p w:rsidR="003D001B" w:rsidRPr="00F34476" w:rsidRDefault="007E06AE" w:rsidP="00F13B67">
            <w:pPr>
              <w:overflowPunct/>
              <w:autoSpaceDE/>
              <w:autoSpaceDN/>
              <w:adjustRightInd/>
              <w:textAlignment w:val="auto"/>
              <w:rPr>
                <w:rFonts w:ascii="微软雅黑" w:eastAsia="微软雅黑" w:hAnsi="微软雅黑" w:cs="宋体"/>
              </w:rPr>
            </w:pPr>
            <w:r w:rsidRPr="007E06AE">
              <w:rPr>
                <w:rFonts w:ascii="微软雅黑" w:eastAsia="微软雅黑" w:hAnsi="微软雅黑" w:cs="宋体" w:hint="eastAsia"/>
              </w:rPr>
              <w:t>本次访问前365天内曾经来访过店铺，记为老访客，否则为新访客。</w:t>
            </w:r>
          </w:p>
        </w:tc>
        <w:tc>
          <w:tcPr>
            <w:tcW w:w="755" w:type="dxa"/>
            <w:shd w:val="clear" w:color="auto" w:fill="auto"/>
            <w:vAlign w:val="center"/>
          </w:tcPr>
          <w:p w:rsidR="003D001B" w:rsidRPr="00F13B67" w:rsidRDefault="003D001B" w:rsidP="00F62549">
            <w:pPr>
              <w:overflowPunct/>
              <w:autoSpaceDE/>
              <w:autoSpaceDN/>
              <w:adjustRightInd/>
              <w:textAlignment w:val="auto"/>
              <w:rPr>
                <w:rFonts w:ascii="微软雅黑" w:eastAsia="微软雅黑" w:hAnsi="微软雅黑" w:cs="宋体"/>
                <w:color w:val="404040"/>
              </w:rPr>
            </w:pPr>
          </w:p>
        </w:tc>
        <w:tc>
          <w:tcPr>
            <w:tcW w:w="709" w:type="dxa"/>
            <w:vAlign w:val="center"/>
          </w:tcPr>
          <w:p w:rsidR="003D001B" w:rsidRPr="00F13B67" w:rsidRDefault="003D001B" w:rsidP="00F62549">
            <w:pPr>
              <w:overflowPunct/>
              <w:autoSpaceDE/>
              <w:autoSpaceDN/>
              <w:adjustRightInd/>
              <w:textAlignment w:val="auto"/>
              <w:rPr>
                <w:rFonts w:ascii="微软雅黑" w:eastAsia="微软雅黑" w:hAnsi="微软雅黑" w:cs="宋体"/>
                <w:color w:val="404040"/>
              </w:rPr>
            </w:pPr>
            <w:r>
              <w:rPr>
                <w:rFonts w:ascii="微软雅黑" w:eastAsia="微软雅黑" w:hAnsi="微软雅黑" w:cs="宋体" w:hint="eastAsia"/>
                <w:color w:val="404040"/>
              </w:rPr>
              <w:t>√</w:t>
            </w:r>
          </w:p>
        </w:tc>
        <w:tc>
          <w:tcPr>
            <w:tcW w:w="709" w:type="dxa"/>
          </w:tcPr>
          <w:p w:rsidR="003D001B" w:rsidRPr="00F13B67" w:rsidRDefault="003D001B" w:rsidP="00F62549">
            <w:pPr>
              <w:overflowPunct/>
              <w:autoSpaceDE/>
              <w:autoSpaceDN/>
              <w:adjustRightInd/>
              <w:textAlignment w:val="auto"/>
              <w:rPr>
                <w:rFonts w:ascii="微软雅黑" w:eastAsia="微软雅黑" w:hAnsi="微软雅黑" w:cs="宋体"/>
                <w:color w:val="404040"/>
              </w:rPr>
            </w:pPr>
          </w:p>
        </w:tc>
        <w:tc>
          <w:tcPr>
            <w:tcW w:w="709" w:type="dxa"/>
          </w:tcPr>
          <w:p w:rsidR="003D001B" w:rsidRPr="00F13B67" w:rsidRDefault="003D001B" w:rsidP="00F62549">
            <w:pPr>
              <w:overflowPunct/>
              <w:autoSpaceDE/>
              <w:autoSpaceDN/>
              <w:adjustRightInd/>
              <w:textAlignment w:val="auto"/>
              <w:rPr>
                <w:rFonts w:ascii="微软雅黑" w:eastAsia="微软雅黑" w:hAnsi="微软雅黑" w:cs="宋体"/>
                <w:color w:val="404040"/>
              </w:rPr>
            </w:pPr>
          </w:p>
        </w:tc>
      </w:tr>
      <w:tr w:rsidR="00F62549" w:rsidRPr="00F13B67" w:rsidTr="0039126C">
        <w:trPr>
          <w:trHeight w:val="330"/>
        </w:trPr>
        <w:tc>
          <w:tcPr>
            <w:tcW w:w="456" w:type="dxa"/>
            <w:shd w:val="clear" w:color="auto" w:fill="auto"/>
            <w:vAlign w:val="center"/>
            <w:hideMark/>
          </w:tcPr>
          <w:p w:rsidR="003D001B" w:rsidRPr="00F13B67" w:rsidRDefault="003D001B" w:rsidP="00F13B67">
            <w:pPr>
              <w:overflowPunct/>
              <w:autoSpaceDE/>
              <w:autoSpaceDN/>
              <w:adjustRightInd/>
              <w:jc w:val="center"/>
              <w:textAlignment w:val="auto"/>
              <w:rPr>
                <w:rFonts w:ascii="微软雅黑" w:eastAsia="微软雅黑" w:hAnsi="微软雅黑" w:cs="宋体"/>
                <w:color w:val="404040"/>
              </w:rPr>
            </w:pPr>
            <w:r w:rsidRPr="00F13B67">
              <w:rPr>
                <w:rFonts w:ascii="微软雅黑" w:eastAsia="微软雅黑" w:hAnsi="微软雅黑" w:cs="宋体" w:hint="eastAsia"/>
                <w:color w:val="404040"/>
              </w:rPr>
              <w:t>9</w:t>
            </w:r>
          </w:p>
        </w:tc>
        <w:tc>
          <w:tcPr>
            <w:tcW w:w="1659" w:type="dxa"/>
            <w:gridSpan w:val="2"/>
            <w:shd w:val="clear" w:color="auto" w:fill="auto"/>
            <w:noWrap/>
            <w:vAlign w:val="center"/>
            <w:hideMark/>
          </w:tcPr>
          <w:p w:rsidR="003D001B" w:rsidRPr="00F13B67" w:rsidRDefault="003D001B" w:rsidP="00F13B67">
            <w:pPr>
              <w:overflowPunct/>
              <w:autoSpaceDE/>
              <w:autoSpaceDN/>
              <w:adjustRightInd/>
              <w:jc w:val="both"/>
              <w:textAlignment w:val="auto"/>
              <w:rPr>
                <w:rFonts w:ascii="微软雅黑" w:eastAsia="微软雅黑" w:hAnsi="微软雅黑" w:cs="宋体"/>
                <w:color w:val="000000"/>
              </w:rPr>
            </w:pPr>
            <w:r w:rsidRPr="00F13B67">
              <w:rPr>
                <w:rFonts w:ascii="微软雅黑" w:eastAsia="微软雅黑" w:hAnsi="微软雅黑" w:cs="宋体" w:hint="eastAsia"/>
                <w:color w:val="000000"/>
              </w:rPr>
              <w:t>访问位置</w:t>
            </w:r>
          </w:p>
        </w:tc>
        <w:tc>
          <w:tcPr>
            <w:tcW w:w="1276" w:type="dxa"/>
            <w:gridSpan w:val="2"/>
            <w:shd w:val="clear" w:color="auto" w:fill="auto"/>
            <w:noWrap/>
            <w:vAlign w:val="center"/>
            <w:hideMark/>
          </w:tcPr>
          <w:p w:rsidR="003D001B" w:rsidRPr="00F13B67" w:rsidRDefault="003D001B" w:rsidP="00F13B67">
            <w:pPr>
              <w:overflowPunct/>
              <w:autoSpaceDE/>
              <w:autoSpaceDN/>
              <w:adjustRightInd/>
              <w:textAlignment w:val="auto"/>
              <w:rPr>
                <w:rFonts w:ascii="宋体" w:hAnsi="宋体" w:cs="宋体"/>
                <w:color w:val="000000"/>
              </w:rPr>
            </w:pPr>
            <w:r w:rsidRPr="00F13B67">
              <w:rPr>
                <w:rFonts w:ascii="宋体" w:hAnsi="宋体" w:cs="宋体" w:hint="eastAsia"/>
                <w:color w:val="000000"/>
              </w:rPr>
              <w:t xml:space="preserve">　</w:t>
            </w:r>
          </w:p>
        </w:tc>
        <w:tc>
          <w:tcPr>
            <w:tcW w:w="2551" w:type="dxa"/>
            <w:shd w:val="clear" w:color="auto" w:fill="auto"/>
            <w:noWrap/>
            <w:vAlign w:val="center"/>
            <w:hideMark/>
          </w:tcPr>
          <w:p w:rsidR="003D001B" w:rsidRPr="00F34476" w:rsidRDefault="003D001B" w:rsidP="00F13B67">
            <w:pPr>
              <w:overflowPunct/>
              <w:autoSpaceDE/>
              <w:autoSpaceDN/>
              <w:adjustRightInd/>
              <w:textAlignment w:val="auto"/>
              <w:rPr>
                <w:rFonts w:ascii="微软雅黑" w:eastAsia="微软雅黑" w:hAnsi="微软雅黑" w:cs="宋体"/>
              </w:rPr>
            </w:pPr>
            <w:r w:rsidRPr="00F34476">
              <w:rPr>
                <w:rFonts w:ascii="微软雅黑" w:eastAsia="微软雅黑" w:hAnsi="微软雅黑" w:cs="宋体" w:hint="eastAsia"/>
              </w:rPr>
              <w:t>进入店铺的国美在线用户IP所在位置</w:t>
            </w:r>
          </w:p>
        </w:tc>
        <w:tc>
          <w:tcPr>
            <w:tcW w:w="755" w:type="dxa"/>
            <w:shd w:val="clear" w:color="auto" w:fill="auto"/>
            <w:vAlign w:val="center"/>
          </w:tcPr>
          <w:p w:rsidR="003D001B" w:rsidRPr="00F13B67" w:rsidRDefault="003D001B" w:rsidP="00F62549">
            <w:pPr>
              <w:overflowPunct/>
              <w:autoSpaceDE/>
              <w:autoSpaceDN/>
              <w:adjustRightInd/>
              <w:textAlignment w:val="auto"/>
              <w:rPr>
                <w:rFonts w:ascii="微软雅黑" w:eastAsia="微软雅黑" w:hAnsi="微软雅黑" w:cs="宋体"/>
                <w:color w:val="404040"/>
              </w:rPr>
            </w:pPr>
          </w:p>
        </w:tc>
        <w:tc>
          <w:tcPr>
            <w:tcW w:w="709" w:type="dxa"/>
          </w:tcPr>
          <w:p w:rsidR="003D001B" w:rsidRPr="00F13B67" w:rsidRDefault="003D001B" w:rsidP="00F62549">
            <w:pPr>
              <w:overflowPunct/>
              <w:autoSpaceDE/>
              <w:autoSpaceDN/>
              <w:adjustRightInd/>
              <w:textAlignment w:val="auto"/>
              <w:rPr>
                <w:rFonts w:ascii="微软雅黑" w:eastAsia="微软雅黑" w:hAnsi="微软雅黑" w:cs="宋体"/>
                <w:color w:val="404040"/>
              </w:rPr>
            </w:pPr>
            <w:r>
              <w:rPr>
                <w:rFonts w:ascii="微软雅黑" w:eastAsia="微软雅黑" w:hAnsi="微软雅黑" w:cs="宋体" w:hint="eastAsia"/>
                <w:color w:val="404040"/>
              </w:rPr>
              <w:t>√</w:t>
            </w:r>
          </w:p>
        </w:tc>
        <w:tc>
          <w:tcPr>
            <w:tcW w:w="709" w:type="dxa"/>
          </w:tcPr>
          <w:p w:rsidR="003D001B" w:rsidRPr="00F13B67" w:rsidRDefault="003D001B" w:rsidP="00F62549">
            <w:pPr>
              <w:overflowPunct/>
              <w:autoSpaceDE/>
              <w:autoSpaceDN/>
              <w:adjustRightInd/>
              <w:textAlignment w:val="auto"/>
              <w:rPr>
                <w:rFonts w:ascii="微软雅黑" w:eastAsia="微软雅黑" w:hAnsi="微软雅黑" w:cs="宋体"/>
                <w:color w:val="404040"/>
              </w:rPr>
            </w:pPr>
          </w:p>
        </w:tc>
        <w:tc>
          <w:tcPr>
            <w:tcW w:w="709" w:type="dxa"/>
          </w:tcPr>
          <w:p w:rsidR="003D001B" w:rsidRPr="00F13B67" w:rsidRDefault="003D001B" w:rsidP="00F62549">
            <w:pPr>
              <w:overflowPunct/>
              <w:autoSpaceDE/>
              <w:autoSpaceDN/>
              <w:adjustRightInd/>
              <w:textAlignment w:val="auto"/>
              <w:rPr>
                <w:rFonts w:ascii="微软雅黑" w:eastAsia="微软雅黑" w:hAnsi="微软雅黑" w:cs="宋体"/>
                <w:color w:val="404040"/>
              </w:rPr>
            </w:pPr>
          </w:p>
        </w:tc>
      </w:tr>
    </w:tbl>
    <w:p w:rsidR="00C47256" w:rsidRPr="0019360E" w:rsidRDefault="00C47256" w:rsidP="0019360E"/>
    <w:p w:rsidR="00C90318" w:rsidRDefault="006D29F8" w:rsidP="00FF1F8F">
      <w:pPr>
        <w:pStyle w:val="2"/>
        <w:numPr>
          <w:ilvl w:val="0"/>
          <w:numId w:val="1"/>
        </w:numPr>
        <w:ind w:firstLineChars="0"/>
        <w:rPr>
          <w:color w:val="000000" w:themeColor="text1"/>
        </w:rPr>
      </w:pPr>
      <w:bookmarkStart w:id="55" w:name="_《附件二_入店页面类型对照表》"/>
      <w:bookmarkStart w:id="56" w:name="_Toc408154437"/>
      <w:bookmarkEnd w:id="55"/>
      <w:r w:rsidRPr="006E672B">
        <w:rPr>
          <w:rFonts w:hint="eastAsia"/>
          <w:color w:val="000000" w:themeColor="text1"/>
        </w:rPr>
        <w:t>《附件二</w:t>
      </w:r>
      <w:r w:rsidR="00FA585C" w:rsidRPr="006E672B">
        <w:rPr>
          <w:rFonts w:hint="eastAsia"/>
          <w:color w:val="000000" w:themeColor="text1"/>
        </w:rPr>
        <w:t>·</w:t>
      </w:r>
      <w:r w:rsidR="00C90318" w:rsidRPr="006E672B">
        <w:rPr>
          <w:rFonts w:hint="eastAsia"/>
          <w:color w:val="000000" w:themeColor="text1"/>
        </w:rPr>
        <w:t>入店页面类型</w:t>
      </w:r>
      <w:r w:rsidRPr="006E672B">
        <w:rPr>
          <w:rFonts w:hint="eastAsia"/>
          <w:color w:val="000000" w:themeColor="text1"/>
        </w:rPr>
        <w:t>对照</w:t>
      </w:r>
      <w:r w:rsidR="00C90318" w:rsidRPr="006E672B">
        <w:rPr>
          <w:rFonts w:hint="eastAsia"/>
          <w:color w:val="000000" w:themeColor="text1"/>
        </w:rPr>
        <w:t>表</w:t>
      </w:r>
      <w:r w:rsidRPr="006E672B">
        <w:rPr>
          <w:rFonts w:hint="eastAsia"/>
          <w:color w:val="000000" w:themeColor="text1"/>
        </w:rPr>
        <w:t>》</w:t>
      </w:r>
      <w:bookmarkEnd w:id="56"/>
    </w:p>
    <w:p w:rsidR="001E2749" w:rsidRDefault="001E2749" w:rsidP="001E2749">
      <w:r>
        <w:rPr>
          <w:rFonts w:hint="eastAsia"/>
        </w:rPr>
        <w:t>说明：页面上只需要显示</w:t>
      </w:r>
      <w:r w:rsidRPr="009325F3">
        <w:rPr>
          <w:rFonts w:hint="eastAsia"/>
          <w:highlight w:val="yellow"/>
        </w:rPr>
        <w:t>第</w:t>
      </w:r>
      <w:r w:rsidR="002C3006" w:rsidRPr="009325F3">
        <w:rPr>
          <w:rFonts w:hint="eastAsia"/>
          <w:highlight w:val="yellow"/>
        </w:rPr>
        <w:t>二</w:t>
      </w:r>
      <w:r w:rsidRPr="009325F3">
        <w:rPr>
          <w:rFonts w:hint="eastAsia"/>
          <w:highlight w:val="yellow"/>
        </w:rPr>
        <w:t>列“</w:t>
      </w:r>
      <w:r w:rsidR="002C3006" w:rsidRPr="009325F3">
        <w:rPr>
          <w:rFonts w:hint="eastAsia"/>
          <w:highlight w:val="yellow"/>
        </w:rPr>
        <w:t>二</w:t>
      </w:r>
      <w:r w:rsidR="00EC4DC0" w:rsidRPr="009325F3">
        <w:rPr>
          <w:rFonts w:hint="eastAsia"/>
          <w:highlight w:val="yellow"/>
        </w:rPr>
        <w:t>级类</w:t>
      </w:r>
      <w:r w:rsidRPr="009325F3">
        <w:rPr>
          <w:rFonts w:hint="eastAsia"/>
          <w:highlight w:val="yellow"/>
        </w:rPr>
        <w:t>”</w:t>
      </w:r>
      <w:r>
        <w:rPr>
          <w:rFonts w:hint="eastAsia"/>
        </w:rPr>
        <w:t>即可。</w:t>
      </w:r>
    </w:p>
    <w:tbl>
      <w:tblPr>
        <w:tblStyle w:val="ad"/>
        <w:tblW w:w="12466" w:type="dxa"/>
        <w:tblLook w:val="04A0" w:firstRow="1" w:lastRow="0" w:firstColumn="1" w:lastColumn="0" w:noHBand="0" w:noVBand="1"/>
      </w:tblPr>
      <w:tblGrid>
        <w:gridCol w:w="416"/>
        <w:gridCol w:w="616"/>
        <w:gridCol w:w="616"/>
        <w:gridCol w:w="14097"/>
      </w:tblGrid>
      <w:tr w:rsidR="00D74030" w:rsidRPr="00D13B21" w:rsidTr="00CF592B">
        <w:tc>
          <w:tcPr>
            <w:tcW w:w="1410" w:type="dxa"/>
            <w:shd w:val="clear" w:color="auto" w:fill="92D050"/>
          </w:tcPr>
          <w:p w:rsidR="00D74030" w:rsidRPr="00D13B21" w:rsidRDefault="00D74030" w:rsidP="00FD414C">
            <w:pPr>
              <w:rPr>
                <w:rFonts w:ascii="微软雅黑" w:eastAsia="微软雅黑" w:hAnsi="微软雅黑"/>
                <w:b/>
              </w:rPr>
            </w:pPr>
            <w:r w:rsidRPr="00D13B21">
              <w:rPr>
                <w:rFonts w:ascii="微软雅黑" w:eastAsia="微软雅黑" w:hAnsi="微软雅黑" w:hint="eastAsia"/>
                <w:b/>
              </w:rPr>
              <w:t>一级类</w:t>
            </w:r>
          </w:p>
        </w:tc>
        <w:tc>
          <w:tcPr>
            <w:tcW w:w="2069" w:type="dxa"/>
            <w:shd w:val="clear" w:color="auto" w:fill="92D050"/>
          </w:tcPr>
          <w:p w:rsidR="00D74030" w:rsidRPr="00D13B21" w:rsidRDefault="00D74030" w:rsidP="00FD414C">
            <w:pPr>
              <w:rPr>
                <w:rFonts w:ascii="微软雅黑" w:eastAsia="微软雅黑" w:hAnsi="微软雅黑"/>
                <w:b/>
              </w:rPr>
            </w:pPr>
            <w:r w:rsidRPr="00D13B21">
              <w:rPr>
                <w:rFonts w:ascii="微软雅黑" w:eastAsia="微软雅黑" w:hAnsi="微软雅黑" w:hint="eastAsia"/>
                <w:b/>
              </w:rPr>
              <w:t>二级类</w:t>
            </w:r>
            <w:r>
              <w:rPr>
                <w:rFonts w:ascii="微软雅黑" w:eastAsia="微软雅黑" w:hAnsi="微软雅黑" w:hint="eastAsia"/>
                <w:b/>
              </w:rPr>
              <w:t>（访客来源）</w:t>
            </w:r>
          </w:p>
        </w:tc>
        <w:tc>
          <w:tcPr>
            <w:tcW w:w="1758" w:type="dxa"/>
            <w:shd w:val="clear" w:color="auto" w:fill="92D050"/>
          </w:tcPr>
          <w:p w:rsidR="00D74030" w:rsidRPr="00D13B21" w:rsidRDefault="00D74030" w:rsidP="00FD414C">
            <w:pPr>
              <w:rPr>
                <w:rFonts w:ascii="微软雅黑" w:eastAsia="微软雅黑" w:hAnsi="微软雅黑"/>
                <w:b/>
              </w:rPr>
            </w:pPr>
            <w:r w:rsidRPr="00D13B21">
              <w:rPr>
                <w:rFonts w:ascii="微软雅黑" w:eastAsia="微软雅黑" w:hAnsi="微软雅黑" w:hint="eastAsia"/>
                <w:b/>
              </w:rPr>
              <w:t>三级类</w:t>
            </w:r>
            <w:r>
              <w:rPr>
                <w:rFonts w:ascii="微软雅黑" w:eastAsia="微软雅黑" w:hAnsi="微软雅黑" w:hint="eastAsia"/>
                <w:b/>
              </w:rPr>
              <w:t>（有详情）</w:t>
            </w:r>
          </w:p>
        </w:tc>
        <w:tc>
          <w:tcPr>
            <w:tcW w:w="7229" w:type="dxa"/>
            <w:shd w:val="clear" w:color="auto" w:fill="92D050"/>
          </w:tcPr>
          <w:p w:rsidR="00D74030" w:rsidRPr="00D13B21" w:rsidRDefault="00D74030" w:rsidP="00FD414C">
            <w:pPr>
              <w:rPr>
                <w:rFonts w:ascii="微软雅黑" w:eastAsia="微软雅黑" w:hAnsi="微软雅黑"/>
                <w:b/>
              </w:rPr>
            </w:pPr>
            <w:r w:rsidRPr="00D13B21">
              <w:rPr>
                <w:rFonts w:ascii="微软雅黑" w:eastAsia="微软雅黑" w:hAnsi="微软雅黑" w:hint="eastAsia"/>
                <w:b/>
              </w:rPr>
              <w:t>来源描述</w:t>
            </w:r>
          </w:p>
        </w:tc>
      </w:tr>
      <w:tr w:rsidR="00D74030" w:rsidRPr="00D13B21" w:rsidTr="00CF592B">
        <w:tc>
          <w:tcPr>
            <w:tcW w:w="1410" w:type="dxa"/>
            <w:shd w:val="clear" w:color="auto" w:fill="FFFFFF" w:themeFill="background1"/>
          </w:tcPr>
          <w:p w:rsidR="00D74030" w:rsidRPr="00D13B21" w:rsidRDefault="00D74030" w:rsidP="00FD414C">
            <w:pPr>
              <w:rPr>
                <w:rFonts w:ascii="微软雅黑" w:eastAsia="微软雅黑" w:hAnsi="微软雅黑"/>
                <w:b/>
              </w:rPr>
            </w:pPr>
            <w:r w:rsidRPr="00D13B21">
              <w:rPr>
                <w:rFonts w:ascii="微软雅黑" w:eastAsia="微软雅黑" w:hAnsi="微软雅黑" w:hint="eastAsia"/>
                <w:b/>
                <w:color w:val="0070C0"/>
              </w:rPr>
              <w:t>免费流量</w:t>
            </w:r>
          </w:p>
        </w:tc>
        <w:tc>
          <w:tcPr>
            <w:tcW w:w="2069" w:type="dxa"/>
            <w:shd w:val="clear" w:color="auto" w:fill="FFFFFF" w:themeFill="background1"/>
          </w:tcPr>
          <w:p w:rsidR="00D74030" w:rsidRPr="00D13B21" w:rsidRDefault="00D74030" w:rsidP="00FD414C">
            <w:pPr>
              <w:rPr>
                <w:rFonts w:ascii="微软雅黑" w:eastAsia="微软雅黑" w:hAnsi="微软雅黑"/>
                <w:b/>
              </w:rPr>
            </w:pPr>
            <w:r w:rsidRPr="00D13B21">
              <w:rPr>
                <w:rFonts w:ascii="微软雅黑" w:eastAsia="微软雅黑" w:hAnsi="微软雅黑" w:hint="eastAsia"/>
                <w:b/>
              </w:rPr>
              <w:t>国美搜索</w:t>
            </w:r>
          </w:p>
        </w:tc>
        <w:tc>
          <w:tcPr>
            <w:tcW w:w="1758" w:type="dxa"/>
            <w:shd w:val="clear" w:color="auto" w:fill="FFFFFF" w:themeFill="background1"/>
          </w:tcPr>
          <w:p w:rsidR="00D74030" w:rsidRPr="00D13B21" w:rsidRDefault="00D74030" w:rsidP="00FD414C">
            <w:pPr>
              <w:rPr>
                <w:rFonts w:ascii="微软雅黑" w:eastAsia="微软雅黑" w:hAnsi="微软雅黑"/>
                <w:b/>
              </w:rPr>
            </w:pPr>
            <w:r>
              <w:rPr>
                <w:rFonts w:ascii="微软雅黑" w:eastAsia="微软雅黑" w:hAnsi="微软雅黑" w:hint="eastAsia"/>
              </w:rPr>
              <w:t>√</w:t>
            </w:r>
          </w:p>
        </w:tc>
        <w:tc>
          <w:tcPr>
            <w:tcW w:w="7229" w:type="dxa"/>
            <w:shd w:val="clear" w:color="auto" w:fill="FFFFFF" w:themeFill="background1"/>
          </w:tcPr>
          <w:p w:rsidR="00D74030" w:rsidRDefault="00D74030" w:rsidP="00FD414C">
            <w:pPr>
              <w:rPr>
                <w:rFonts w:ascii="微软雅黑" w:eastAsia="微软雅黑" w:hAnsi="微软雅黑"/>
              </w:rPr>
            </w:pPr>
            <w:r w:rsidRPr="00A1241A">
              <w:rPr>
                <w:rFonts w:ascii="微软雅黑" w:eastAsia="微软雅黑" w:hAnsi="微软雅黑" w:hint="eastAsia"/>
              </w:rPr>
              <w:t>访客在国美搜索商品进入您店铺.例如：在国美首页搜索框里面搜索鞋子，然后从搜索出来的商品进入店铺</w:t>
            </w:r>
          </w:p>
          <w:p w:rsidR="00D74030" w:rsidRPr="00A1241A" w:rsidRDefault="00D74030" w:rsidP="00FD414C">
            <w:pPr>
              <w:rPr>
                <w:rFonts w:ascii="微软雅黑" w:eastAsia="微软雅黑" w:hAnsi="微软雅黑"/>
              </w:rPr>
            </w:pPr>
            <w:r w:rsidRPr="00EF74C3">
              <w:rPr>
                <w:rFonts w:ascii="微软雅黑" w:eastAsia="微软雅黑" w:hAnsi="微软雅黑"/>
              </w:rPr>
              <w:t>www.gome.com.cn/</w:t>
            </w:r>
            <w:r w:rsidRPr="00EF74C3">
              <w:rPr>
                <w:rFonts w:ascii="微软雅黑" w:eastAsia="微软雅黑" w:hAnsi="微软雅黑"/>
                <w:color w:val="FF0000"/>
              </w:rPr>
              <w:t>search</w:t>
            </w:r>
            <w:r w:rsidRPr="00EF74C3">
              <w:rPr>
                <w:rFonts w:ascii="微软雅黑" w:eastAsia="微软雅黑" w:hAnsi="微软雅黑"/>
              </w:rPr>
              <w:t>?question=</w:t>
            </w:r>
          </w:p>
        </w:tc>
      </w:tr>
      <w:tr w:rsidR="00D74030" w:rsidRPr="00D13B21" w:rsidTr="00CF592B">
        <w:tc>
          <w:tcPr>
            <w:tcW w:w="1410" w:type="dxa"/>
            <w:shd w:val="clear" w:color="auto" w:fill="FFFFFF" w:themeFill="background1"/>
          </w:tcPr>
          <w:p w:rsidR="00D74030" w:rsidRPr="00D13B21" w:rsidRDefault="00D74030" w:rsidP="00FD414C">
            <w:pPr>
              <w:rPr>
                <w:rFonts w:ascii="微软雅黑" w:eastAsia="微软雅黑" w:hAnsi="微软雅黑"/>
                <w:b/>
              </w:rPr>
            </w:pPr>
          </w:p>
        </w:tc>
        <w:tc>
          <w:tcPr>
            <w:tcW w:w="2069" w:type="dxa"/>
            <w:shd w:val="clear" w:color="auto" w:fill="FFFFFF" w:themeFill="background1"/>
          </w:tcPr>
          <w:p w:rsidR="00D74030" w:rsidRPr="00D13B21" w:rsidRDefault="00D74030" w:rsidP="00FD414C">
            <w:pPr>
              <w:rPr>
                <w:rFonts w:ascii="微软雅黑" w:eastAsia="微软雅黑" w:hAnsi="微软雅黑"/>
                <w:b/>
              </w:rPr>
            </w:pPr>
            <w:r w:rsidRPr="00D13B21">
              <w:rPr>
                <w:rFonts w:ascii="微软雅黑" w:eastAsia="微软雅黑" w:hAnsi="微软雅黑" w:hint="eastAsia"/>
                <w:b/>
              </w:rPr>
              <w:t>国美类目</w:t>
            </w:r>
            <w:r>
              <w:rPr>
                <w:rFonts w:ascii="微软雅黑" w:eastAsia="微软雅黑" w:hAnsi="微软雅黑" w:hint="eastAsia"/>
                <w:b/>
              </w:rPr>
              <w:t>-一级</w:t>
            </w:r>
          </w:p>
        </w:tc>
        <w:tc>
          <w:tcPr>
            <w:tcW w:w="1758" w:type="dxa"/>
            <w:shd w:val="clear" w:color="auto" w:fill="FFFFFF" w:themeFill="background1"/>
          </w:tcPr>
          <w:p w:rsidR="00D74030" w:rsidRPr="00D13B21" w:rsidRDefault="00D74030" w:rsidP="00FD414C">
            <w:pPr>
              <w:rPr>
                <w:rFonts w:ascii="微软雅黑" w:eastAsia="微软雅黑" w:hAnsi="微软雅黑"/>
              </w:rPr>
            </w:pPr>
          </w:p>
        </w:tc>
        <w:tc>
          <w:tcPr>
            <w:tcW w:w="7229" w:type="dxa"/>
            <w:vMerge w:val="restart"/>
            <w:shd w:val="clear" w:color="auto" w:fill="FFFFFF" w:themeFill="background1"/>
          </w:tcPr>
          <w:p w:rsidR="00D74030" w:rsidRDefault="00D74030" w:rsidP="00FD414C">
            <w:pPr>
              <w:rPr>
                <w:rFonts w:ascii="微软雅黑" w:eastAsia="微软雅黑" w:hAnsi="微软雅黑"/>
              </w:rPr>
            </w:pPr>
            <w:r w:rsidRPr="00A1241A">
              <w:rPr>
                <w:rFonts w:ascii="微软雅黑" w:eastAsia="微软雅黑" w:hAnsi="微软雅黑" w:hint="eastAsia"/>
              </w:rPr>
              <w:t>访客通过国美类</w:t>
            </w:r>
            <w:proofErr w:type="gramStart"/>
            <w:r w:rsidRPr="00A1241A">
              <w:rPr>
                <w:rFonts w:ascii="微软雅黑" w:eastAsia="微软雅黑" w:hAnsi="微软雅黑" w:hint="eastAsia"/>
              </w:rPr>
              <w:t>目进入</w:t>
            </w:r>
            <w:proofErr w:type="gramEnd"/>
            <w:r w:rsidRPr="00A1241A">
              <w:rPr>
                <w:rFonts w:ascii="微软雅黑" w:eastAsia="微软雅黑" w:hAnsi="微软雅黑" w:hint="eastAsia"/>
              </w:rPr>
              <w:t>您的店铺。</w:t>
            </w:r>
          </w:p>
          <w:p w:rsidR="00D74030" w:rsidRPr="00A1241A" w:rsidRDefault="00D74030" w:rsidP="00FD414C">
            <w:pPr>
              <w:rPr>
                <w:rFonts w:ascii="微软雅黑" w:eastAsia="微软雅黑" w:hAnsi="微软雅黑"/>
              </w:rPr>
            </w:pPr>
            <w:r w:rsidRPr="00EF74C3">
              <w:rPr>
                <w:rFonts w:ascii="微软雅黑" w:eastAsia="微软雅黑" w:hAnsi="微软雅黑"/>
              </w:rPr>
              <w:t>http://</w:t>
            </w:r>
            <w:r w:rsidRPr="00EF74C3">
              <w:rPr>
                <w:rFonts w:ascii="微软雅黑" w:eastAsia="微软雅黑" w:hAnsi="微软雅黑"/>
                <w:color w:val="FF0000"/>
              </w:rPr>
              <w:t>life</w:t>
            </w:r>
            <w:r w:rsidRPr="00EF74C3">
              <w:rPr>
                <w:rFonts w:ascii="微软雅黑" w:eastAsia="微软雅黑" w:hAnsi="微软雅黑"/>
              </w:rPr>
              <w:t>.gome.com.cn/</w:t>
            </w:r>
          </w:p>
        </w:tc>
      </w:tr>
      <w:tr w:rsidR="00D74030" w:rsidRPr="00D13B21" w:rsidTr="00CF592B">
        <w:tc>
          <w:tcPr>
            <w:tcW w:w="1410" w:type="dxa"/>
            <w:shd w:val="clear" w:color="auto" w:fill="FFFFFF" w:themeFill="background1"/>
          </w:tcPr>
          <w:p w:rsidR="00D74030" w:rsidRPr="00D13B21" w:rsidRDefault="00D74030" w:rsidP="00FD414C">
            <w:pPr>
              <w:rPr>
                <w:rFonts w:ascii="微软雅黑" w:eastAsia="微软雅黑" w:hAnsi="微软雅黑"/>
              </w:rPr>
            </w:pPr>
          </w:p>
        </w:tc>
        <w:tc>
          <w:tcPr>
            <w:tcW w:w="2069" w:type="dxa"/>
            <w:shd w:val="clear" w:color="auto" w:fill="FFFFFF" w:themeFill="background1"/>
          </w:tcPr>
          <w:p w:rsidR="00D74030" w:rsidRPr="00D13B21" w:rsidRDefault="00D74030" w:rsidP="00FD414C">
            <w:pPr>
              <w:rPr>
                <w:rFonts w:ascii="微软雅黑" w:eastAsia="微软雅黑" w:hAnsi="微软雅黑"/>
                <w:b/>
              </w:rPr>
            </w:pPr>
            <w:r w:rsidRPr="00D13B21">
              <w:rPr>
                <w:rFonts w:ascii="微软雅黑" w:eastAsia="微软雅黑" w:hAnsi="微软雅黑" w:hint="eastAsia"/>
                <w:b/>
              </w:rPr>
              <w:t>国美类目</w:t>
            </w:r>
            <w:r>
              <w:rPr>
                <w:rFonts w:ascii="微软雅黑" w:eastAsia="微软雅黑" w:hAnsi="微软雅黑" w:hint="eastAsia"/>
                <w:b/>
              </w:rPr>
              <w:t>-三级</w:t>
            </w:r>
          </w:p>
        </w:tc>
        <w:tc>
          <w:tcPr>
            <w:tcW w:w="1758" w:type="dxa"/>
            <w:shd w:val="clear" w:color="auto" w:fill="FFFFFF" w:themeFill="background1"/>
          </w:tcPr>
          <w:p w:rsidR="00D74030" w:rsidRPr="00D13B21" w:rsidRDefault="00D74030" w:rsidP="00FD414C">
            <w:pPr>
              <w:rPr>
                <w:rFonts w:ascii="微软雅黑" w:eastAsia="微软雅黑" w:hAnsi="微软雅黑"/>
              </w:rPr>
            </w:pPr>
            <w:r>
              <w:rPr>
                <w:rFonts w:ascii="微软雅黑" w:eastAsia="微软雅黑" w:hAnsi="微软雅黑" w:hint="eastAsia"/>
              </w:rPr>
              <w:t>√</w:t>
            </w:r>
          </w:p>
        </w:tc>
        <w:tc>
          <w:tcPr>
            <w:tcW w:w="7229" w:type="dxa"/>
            <w:vMerge/>
            <w:shd w:val="clear" w:color="auto" w:fill="FFFFFF" w:themeFill="background1"/>
          </w:tcPr>
          <w:p w:rsidR="00D74030" w:rsidRPr="00D13B21" w:rsidRDefault="00D74030" w:rsidP="00FD414C">
            <w:pPr>
              <w:rPr>
                <w:rFonts w:ascii="微软雅黑" w:eastAsia="微软雅黑" w:hAnsi="微软雅黑"/>
              </w:rPr>
            </w:pPr>
          </w:p>
        </w:tc>
      </w:tr>
      <w:tr w:rsidR="00D74030" w:rsidRPr="00D13B21" w:rsidTr="00CF592B">
        <w:tc>
          <w:tcPr>
            <w:tcW w:w="1410" w:type="dxa"/>
            <w:shd w:val="clear" w:color="auto" w:fill="FFFFFF" w:themeFill="background1"/>
          </w:tcPr>
          <w:p w:rsidR="00D74030" w:rsidRPr="00D13B21" w:rsidRDefault="00D74030" w:rsidP="00FD414C">
            <w:pPr>
              <w:rPr>
                <w:rFonts w:ascii="微软雅黑" w:eastAsia="微软雅黑" w:hAnsi="微软雅黑"/>
                <w:b/>
              </w:rPr>
            </w:pPr>
          </w:p>
        </w:tc>
        <w:tc>
          <w:tcPr>
            <w:tcW w:w="2069" w:type="dxa"/>
            <w:shd w:val="clear" w:color="auto" w:fill="FFFFFF" w:themeFill="background1"/>
          </w:tcPr>
          <w:p w:rsidR="00D74030" w:rsidRPr="00D13B21" w:rsidRDefault="00D74030" w:rsidP="00FD414C">
            <w:pPr>
              <w:rPr>
                <w:rFonts w:ascii="微软雅黑" w:eastAsia="微软雅黑" w:hAnsi="微软雅黑"/>
                <w:b/>
              </w:rPr>
            </w:pPr>
            <w:r w:rsidRPr="00D13B21">
              <w:rPr>
                <w:rFonts w:ascii="微软雅黑" w:eastAsia="微软雅黑" w:hAnsi="微软雅黑" w:hint="eastAsia"/>
                <w:b/>
              </w:rPr>
              <w:t>国美首页</w:t>
            </w:r>
          </w:p>
        </w:tc>
        <w:tc>
          <w:tcPr>
            <w:tcW w:w="1758" w:type="dxa"/>
            <w:shd w:val="clear" w:color="auto" w:fill="FFFFFF" w:themeFill="background1"/>
          </w:tcPr>
          <w:p w:rsidR="00D74030" w:rsidRPr="00D13B21" w:rsidRDefault="00D74030" w:rsidP="00FD414C">
            <w:pPr>
              <w:rPr>
                <w:rFonts w:ascii="微软雅黑" w:eastAsia="微软雅黑" w:hAnsi="微软雅黑"/>
                <w:b/>
              </w:rPr>
            </w:pPr>
          </w:p>
        </w:tc>
        <w:tc>
          <w:tcPr>
            <w:tcW w:w="7229" w:type="dxa"/>
            <w:shd w:val="clear" w:color="auto" w:fill="FFFFFF" w:themeFill="background1"/>
          </w:tcPr>
          <w:p w:rsidR="00D74030" w:rsidRDefault="00D74030" w:rsidP="00FD414C">
            <w:pPr>
              <w:rPr>
                <w:rFonts w:ascii="微软雅黑" w:eastAsia="微软雅黑" w:hAnsi="微软雅黑"/>
              </w:rPr>
            </w:pPr>
            <w:r w:rsidRPr="00A1241A">
              <w:rPr>
                <w:rFonts w:ascii="微软雅黑" w:eastAsia="微软雅黑" w:hAnsi="微软雅黑" w:hint="eastAsia"/>
              </w:rPr>
              <w:t>访客通过国美首页进入您店铺，例如：</w:t>
            </w:r>
            <w:proofErr w:type="gramStart"/>
            <w:r w:rsidRPr="00A1241A">
              <w:rPr>
                <w:rFonts w:ascii="微软雅黑" w:eastAsia="微软雅黑" w:hAnsi="微软雅黑" w:hint="eastAsia"/>
              </w:rPr>
              <w:t>首页轮播广告</w:t>
            </w:r>
            <w:proofErr w:type="gramEnd"/>
            <w:r w:rsidRPr="00A1241A">
              <w:rPr>
                <w:rFonts w:ascii="微软雅黑" w:eastAsia="微软雅黑" w:hAnsi="微软雅黑" w:hint="eastAsia"/>
              </w:rPr>
              <w:t>及推荐等位置引入的流量。</w:t>
            </w:r>
          </w:p>
          <w:p w:rsidR="00D74030" w:rsidRPr="00D13B21" w:rsidRDefault="00D74030" w:rsidP="00FD414C">
            <w:pPr>
              <w:rPr>
                <w:rFonts w:ascii="微软雅黑" w:eastAsia="微软雅黑" w:hAnsi="微软雅黑"/>
              </w:rPr>
            </w:pPr>
            <w:r w:rsidRPr="00EF74C3">
              <w:rPr>
                <w:rFonts w:ascii="微软雅黑" w:eastAsia="微软雅黑" w:hAnsi="微软雅黑"/>
              </w:rPr>
              <w:t>http://www.gome.com.cn/</w:t>
            </w:r>
          </w:p>
        </w:tc>
      </w:tr>
      <w:tr w:rsidR="00D74030" w:rsidRPr="00D13B21" w:rsidTr="00CF592B">
        <w:tc>
          <w:tcPr>
            <w:tcW w:w="1410" w:type="dxa"/>
            <w:shd w:val="clear" w:color="auto" w:fill="FFFFFF" w:themeFill="background1"/>
          </w:tcPr>
          <w:p w:rsidR="00D74030" w:rsidRPr="00D13B21" w:rsidRDefault="00D74030" w:rsidP="00FD414C">
            <w:pPr>
              <w:rPr>
                <w:rFonts w:ascii="微软雅黑" w:eastAsia="微软雅黑" w:hAnsi="微软雅黑"/>
                <w:b/>
              </w:rPr>
            </w:pPr>
          </w:p>
        </w:tc>
        <w:tc>
          <w:tcPr>
            <w:tcW w:w="2069" w:type="dxa"/>
            <w:shd w:val="clear" w:color="auto" w:fill="FFFFFF" w:themeFill="background1"/>
          </w:tcPr>
          <w:p w:rsidR="00D74030" w:rsidRPr="00495B8A" w:rsidRDefault="00D74030" w:rsidP="00FD414C">
            <w:pPr>
              <w:rPr>
                <w:rFonts w:ascii="微软雅黑" w:eastAsia="微软雅黑" w:hAnsi="微软雅黑"/>
                <w:b/>
              </w:rPr>
            </w:pPr>
            <w:r w:rsidRPr="00495B8A">
              <w:rPr>
                <w:rFonts w:ascii="微软雅黑" w:eastAsia="微软雅黑" w:hAnsi="微软雅黑" w:hint="eastAsia"/>
                <w:b/>
              </w:rPr>
              <w:t>抢购</w:t>
            </w:r>
          </w:p>
        </w:tc>
        <w:tc>
          <w:tcPr>
            <w:tcW w:w="1758" w:type="dxa"/>
            <w:shd w:val="clear" w:color="auto" w:fill="FFFFFF" w:themeFill="background1"/>
          </w:tcPr>
          <w:p w:rsidR="00D74030" w:rsidRPr="00D13B21" w:rsidRDefault="00D74030" w:rsidP="00FD414C">
            <w:pPr>
              <w:rPr>
                <w:rFonts w:ascii="微软雅黑" w:eastAsia="微软雅黑" w:hAnsi="微软雅黑"/>
              </w:rPr>
            </w:pPr>
          </w:p>
        </w:tc>
        <w:tc>
          <w:tcPr>
            <w:tcW w:w="7229" w:type="dxa"/>
            <w:shd w:val="clear" w:color="auto" w:fill="FFFFFF" w:themeFill="background1"/>
          </w:tcPr>
          <w:p w:rsidR="00D74030" w:rsidRPr="00A1241A" w:rsidRDefault="00D74030" w:rsidP="00FD414C">
            <w:pPr>
              <w:rPr>
                <w:rFonts w:ascii="微软雅黑" w:eastAsia="微软雅黑" w:hAnsi="微软雅黑"/>
              </w:rPr>
            </w:pPr>
            <w:r w:rsidRPr="00D63BF9">
              <w:rPr>
                <w:rFonts w:ascii="微软雅黑" w:eastAsia="微软雅黑" w:hAnsi="微软雅黑" w:hint="eastAsia"/>
              </w:rPr>
              <w:t>访客通过抢购频道（</w:t>
            </w:r>
            <w:r w:rsidRPr="00EF74C3">
              <w:rPr>
                <w:rFonts w:ascii="微软雅黑" w:eastAsia="微软雅黑" w:hAnsi="微软雅黑"/>
                <w:color w:val="FF0000"/>
              </w:rPr>
              <w:t>q</w:t>
            </w:r>
            <w:r>
              <w:rPr>
                <w:rFonts w:ascii="微软雅黑" w:eastAsia="微软雅黑" w:hAnsi="微软雅黑"/>
              </w:rPr>
              <w:t>.gome.com.cn</w:t>
            </w:r>
            <w:r w:rsidRPr="00D63BF9">
              <w:rPr>
                <w:rFonts w:ascii="微软雅黑" w:eastAsia="微软雅黑" w:hAnsi="微软雅黑" w:hint="eastAsia"/>
              </w:rPr>
              <w:t>)及其子页面进入您店铺。</w:t>
            </w:r>
          </w:p>
        </w:tc>
      </w:tr>
      <w:tr w:rsidR="00D74030" w:rsidRPr="00D13B21" w:rsidTr="00CF592B">
        <w:tc>
          <w:tcPr>
            <w:tcW w:w="1410" w:type="dxa"/>
            <w:shd w:val="clear" w:color="auto" w:fill="FFFFFF" w:themeFill="background1"/>
          </w:tcPr>
          <w:p w:rsidR="00D74030" w:rsidRPr="00D13B21" w:rsidRDefault="00D74030" w:rsidP="00FD414C">
            <w:pPr>
              <w:rPr>
                <w:rFonts w:ascii="微软雅黑" w:eastAsia="微软雅黑" w:hAnsi="微软雅黑"/>
                <w:b/>
              </w:rPr>
            </w:pPr>
          </w:p>
        </w:tc>
        <w:tc>
          <w:tcPr>
            <w:tcW w:w="2069" w:type="dxa"/>
            <w:shd w:val="clear" w:color="auto" w:fill="FFFFFF" w:themeFill="background1"/>
          </w:tcPr>
          <w:p w:rsidR="00D74030" w:rsidRPr="00495B8A" w:rsidRDefault="00D74030" w:rsidP="00FD414C">
            <w:pPr>
              <w:rPr>
                <w:rFonts w:ascii="微软雅黑" w:eastAsia="微软雅黑" w:hAnsi="微软雅黑"/>
                <w:b/>
              </w:rPr>
            </w:pPr>
            <w:r w:rsidRPr="00495B8A">
              <w:rPr>
                <w:rFonts w:ascii="微软雅黑" w:eastAsia="微软雅黑" w:hAnsi="微软雅黑" w:hint="eastAsia"/>
                <w:b/>
              </w:rPr>
              <w:t>团购</w:t>
            </w:r>
          </w:p>
        </w:tc>
        <w:tc>
          <w:tcPr>
            <w:tcW w:w="1758" w:type="dxa"/>
            <w:shd w:val="clear" w:color="auto" w:fill="FFFFFF" w:themeFill="background1"/>
          </w:tcPr>
          <w:p w:rsidR="00D74030" w:rsidRPr="00D13B21" w:rsidRDefault="00D74030" w:rsidP="00FD414C">
            <w:pPr>
              <w:rPr>
                <w:rFonts w:ascii="微软雅黑" w:eastAsia="微软雅黑" w:hAnsi="微软雅黑"/>
              </w:rPr>
            </w:pPr>
          </w:p>
        </w:tc>
        <w:tc>
          <w:tcPr>
            <w:tcW w:w="7229" w:type="dxa"/>
            <w:shd w:val="clear" w:color="auto" w:fill="FFFFFF" w:themeFill="background1"/>
          </w:tcPr>
          <w:p w:rsidR="00D74030" w:rsidRPr="00D13B21" w:rsidRDefault="00D74030" w:rsidP="00FD414C">
            <w:pPr>
              <w:rPr>
                <w:rFonts w:ascii="微软雅黑" w:eastAsia="微软雅黑" w:hAnsi="微软雅黑"/>
                <w:b/>
              </w:rPr>
            </w:pPr>
            <w:r w:rsidRPr="00D63BF9">
              <w:rPr>
                <w:rFonts w:ascii="微软雅黑" w:eastAsia="微软雅黑" w:hAnsi="微软雅黑" w:hint="eastAsia"/>
              </w:rPr>
              <w:t>访客通过</w:t>
            </w:r>
            <w:r>
              <w:rPr>
                <w:rFonts w:ascii="微软雅黑" w:eastAsia="微软雅黑" w:hAnsi="微软雅黑" w:hint="eastAsia"/>
              </w:rPr>
              <w:t>团购</w:t>
            </w:r>
            <w:r w:rsidRPr="00D63BF9">
              <w:rPr>
                <w:rFonts w:ascii="微软雅黑" w:eastAsia="微软雅黑" w:hAnsi="微软雅黑" w:hint="eastAsia"/>
              </w:rPr>
              <w:t>频道</w:t>
            </w:r>
            <w:r w:rsidRPr="00685F7D">
              <w:rPr>
                <w:rFonts w:ascii="微软雅黑" w:eastAsia="微软雅黑" w:hAnsi="微软雅黑" w:hint="eastAsia"/>
              </w:rPr>
              <w:t>（</w:t>
            </w:r>
            <w:r w:rsidRPr="00EF74C3">
              <w:rPr>
                <w:rFonts w:ascii="微软雅黑" w:eastAsia="微软雅黑" w:hAnsi="微软雅黑"/>
                <w:color w:val="FF0000"/>
              </w:rPr>
              <w:t>tuan</w:t>
            </w:r>
            <w:r>
              <w:rPr>
                <w:rFonts w:ascii="微软雅黑" w:eastAsia="微软雅黑" w:hAnsi="微软雅黑"/>
              </w:rPr>
              <w:t>.gome.com.cn</w:t>
            </w:r>
            <w:r w:rsidRPr="00685F7D">
              <w:rPr>
                <w:rFonts w:ascii="微软雅黑" w:eastAsia="微软雅黑" w:hAnsi="微软雅黑" w:hint="eastAsia"/>
              </w:rPr>
              <w:t>)</w:t>
            </w:r>
            <w:r w:rsidRPr="00D63BF9">
              <w:rPr>
                <w:rFonts w:ascii="微软雅黑" w:eastAsia="微软雅黑" w:hAnsi="微软雅黑" w:hint="eastAsia"/>
              </w:rPr>
              <w:t>及其子页面进入您店铺。</w:t>
            </w:r>
          </w:p>
        </w:tc>
      </w:tr>
      <w:tr w:rsidR="00D74030" w:rsidRPr="00D13B21" w:rsidTr="00CF592B">
        <w:tc>
          <w:tcPr>
            <w:tcW w:w="1410" w:type="dxa"/>
            <w:shd w:val="clear" w:color="auto" w:fill="FFFFFF" w:themeFill="background1"/>
          </w:tcPr>
          <w:p w:rsidR="00D74030" w:rsidRPr="00D13B21" w:rsidRDefault="00D74030" w:rsidP="00FD414C">
            <w:pPr>
              <w:rPr>
                <w:rFonts w:ascii="微软雅黑" w:eastAsia="微软雅黑" w:hAnsi="微软雅黑"/>
                <w:b/>
              </w:rPr>
            </w:pPr>
          </w:p>
        </w:tc>
        <w:tc>
          <w:tcPr>
            <w:tcW w:w="2069" w:type="dxa"/>
            <w:shd w:val="clear" w:color="auto" w:fill="FFFFFF" w:themeFill="background1"/>
          </w:tcPr>
          <w:p w:rsidR="00D74030" w:rsidRPr="00495B8A" w:rsidRDefault="00D74030" w:rsidP="00FD414C">
            <w:pPr>
              <w:rPr>
                <w:rFonts w:ascii="微软雅黑" w:eastAsia="微软雅黑" w:hAnsi="微软雅黑"/>
                <w:b/>
              </w:rPr>
            </w:pPr>
            <w:r w:rsidRPr="00495B8A">
              <w:rPr>
                <w:rFonts w:ascii="微软雅黑" w:eastAsia="微软雅黑" w:hAnsi="微软雅黑" w:hint="eastAsia"/>
                <w:b/>
              </w:rPr>
              <w:t>家电城</w:t>
            </w:r>
          </w:p>
        </w:tc>
        <w:tc>
          <w:tcPr>
            <w:tcW w:w="1758" w:type="dxa"/>
            <w:shd w:val="clear" w:color="auto" w:fill="FFFFFF" w:themeFill="background1"/>
          </w:tcPr>
          <w:p w:rsidR="00D74030" w:rsidRPr="00D13B21" w:rsidRDefault="00D74030" w:rsidP="00FD414C">
            <w:pPr>
              <w:rPr>
                <w:rFonts w:ascii="微软雅黑" w:eastAsia="微软雅黑" w:hAnsi="微软雅黑"/>
              </w:rPr>
            </w:pPr>
          </w:p>
        </w:tc>
        <w:tc>
          <w:tcPr>
            <w:tcW w:w="7229" w:type="dxa"/>
            <w:shd w:val="clear" w:color="auto" w:fill="FFFFFF" w:themeFill="background1"/>
          </w:tcPr>
          <w:p w:rsidR="00D74030" w:rsidRPr="00D13B21" w:rsidRDefault="00D74030" w:rsidP="00FD414C">
            <w:pPr>
              <w:rPr>
                <w:rFonts w:ascii="微软雅黑" w:eastAsia="微软雅黑" w:hAnsi="微软雅黑"/>
                <w:b/>
              </w:rPr>
            </w:pPr>
            <w:r w:rsidRPr="00D63BF9">
              <w:rPr>
                <w:rFonts w:ascii="微软雅黑" w:eastAsia="微软雅黑" w:hAnsi="微软雅黑" w:hint="eastAsia"/>
              </w:rPr>
              <w:t>访客通过</w:t>
            </w:r>
            <w:r>
              <w:rPr>
                <w:rFonts w:ascii="微软雅黑" w:eastAsia="微软雅黑" w:hAnsi="微软雅黑" w:hint="eastAsia"/>
              </w:rPr>
              <w:t>家电城</w:t>
            </w:r>
            <w:r w:rsidRPr="00D63BF9">
              <w:rPr>
                <w:rFonts w:ascii="微软雅黑" w:eastAsia="微软雅黑" w:hAnsi="微软雅黑" w:hint="eastAsia"/>
              </w:rPr>
              <w:t>频道</w:t>
            </w:r>
            <w:r w:rsidRPr="0034505A">
              <w:rPr>
                <w:rFonts w:ascii="微软雅黑" w:eastAsia="微软雅黑" w:hAnsi="微软雅黑" w:hint="eastAsia"/>
              </w:rPr>
              <w:t>（</w:t>
            </w:r>
            <w:r w:rsidRPr="00EF74C3">
              <w:rPr>
                <w:rFonts w:ascii="微软雅黑" w:eastAsia="微软雅黑" w:hAnsi="微软雅黑"/>
                <w:color w:val="FF0000"/>
              </w:rPr>
              <w:t>jiadian</w:t>
            </w:r>
            <w:r>
              <w:rPr>
                <w:rFonts w:ascii="微软雅黑" w:eastAsia="微软雅黑" w:hAnsi="微软雅黑"/>
              </w:rPr>
              <w:t>.gome.com.cn</w:t>
            </w:r>
            <w:r w:rsidRPr="0034505A">
              <w:rPr>
                <w:rFonts w:ascii="微软雅黑" w:eastAsia="微软雅黑" w:hAnsi="微软雅黑" w:hint="eastAsia"/>
              </w:rPr>
              <w:t>)</w:t>
            </w:r>
            <w:r w:rsidRPr="00D63BF9">
              <w:rPr>
                <w:rFonts w:ascii="微软雅黑" w:eastAsia="微软雅黑" w:hAnsi="微软雅黑" w:hint="eastAsia"/>
              </w:rPr>
              <w:t>及其子页面进入您店铺。</w:t>
            </w:r>
          </w:p>
        </w:tc>
      </w:tr>
      <w:tr w:rsidR="00D74030" w:rsidRPr="00D13B21" w:rsidTr="00CF592B">
        <w:tc>
          <w:tcPr>
            <w:tcW w:w="1410" w:type="dxa"/>
            <w:shd w:val="clear" w:color="auto" w:fill="FFFFFF" w:themeFill="background1"/>
          </w:tcPr>
          <w:p w:rsidR="00D74030" w:rsidRPr="00D13B21" w:rsidRDefault="00D74030" w:rsidP="00FD414C">
            <w:pPr>
              <w:rPr>
                <w:rFonts w:ascii="微软雅黑" w:eastAsia="微软雅黑" w:hAnsi="微软雅黑"/>
                <w:b/>
              </w:rPr>
            </w:pPr>
          </w:p>
        </w:tc>
        <w:tc>
          <w:tcPr>
            <w:tcW w:w="2069" w:type="dxa"/>
            <w:shd w:val="clear" w:color="auto" w:fill="FFFFFF" w:themeFill="background1"/>
          </w:tcPr>
          <w:p w:rsidR="00D74030" w:rsidRPr="00495B8A" w:rsidRDefault="00D74030" w:rsidP="00FD414C">
            <w:pPr>
              <w:rPr>
                <w:rFonts w:ascii="微软雅黑" w:eastAsia="微软雅黑" w:hAnsi="微软雅黑"/>
                <w:b/>
              </w:rPr>
            </w:pPr>
            <w:r w:rsidRPr="00495B8A">
              <w:rPr>
                <w:rFonts w:ascii="微软雅黑" w:eastAsia="微软雅黑" w:hAnsi="微软雅黑" w:hint="eastAsia"/>
                <w:b/>
              </w:rPr>
              <w:t>服装城</w:t>
            </w:r>
          </w:p>
        </w:tc>
        <w:tc>
          <w:tcPr>
            <w:tcW w:w="1758" w:type="dxa"/>
            <w:shd w:val="clear" w:color="auto" w:fill="FFFFFF" w:themeFill="background1"/>
          </w:tcPr>
          <w:p w:rsidR="00D74030" w:rsidRPr="00D13B21" w:rsidRDefault="00D74030" w:rsidP="00FD414C">
            <w:pPr>
              <w:rPr>
                <w:rFonts w:ascii="微软雅黑" w:eastAsia="微软雅黑" w:hAnsi="微软雅黑"/>
              </w:rPr>
            </w:pPr>
          </w:p>
        </w:tc>
        <w:tc>
          <w:tcPr>
            <w:tcW w:w="7229" w:type="dxa"/>
            <w:shd w:val="clear" w:color="auto" w:fill="FFFFFF" w:themeFill="background1"/>
          </w:tcPr>
          <w:p w:rsidR="00D74030" w:rsidRPr="00540C56" w:rsidRDefault="00D74030" w:rsidP="00FD414C">
            <w:pPr>
              <w:rPr>
                <w:rFonts w:ascii="微软雅黑" w:eastAsia="微软雅黑" w:hAnsi="微软雅黑"/>
              </w:rPr>
            </w:pPr>
            <w:r w:rsidRPr="00540C56">
              <w:rPr>
                <w:rFonts w:ascii="微软雅黑" w:eastAsia="微软雅黑" w:hAnsi="微软雅黑" w:hint="eastAsia"/>
              </w:rPr>
              <w:t>访客通过服装城频道（</w:t>
            </w:r>
            <w:r w:rsidRPr="00EF74C3">
              <w:rPr>
                <w:rFonts w:ascii="微软雅黑" w:eastAsia="微软雅黑" w:hAnsi="微软雅黑"/>
                <w:color w:val="FF0000"/>
              </w:rPr>
              <w:t>fashion</w:t>
            </w:r>
            <w:r w:rsidRPr="002B199E">
              <w:rPr>
                <w:rFonts w:ascii="微软雅黑" w:eastAsia="微软雅黑" w:hAnsi="微软雅黑"/>
              </w:rPr>
              <w:t>.gome.com.cn</w:t>
            </w:r>
            <w:r w:rsidRPr="00540C56">
              <w:rPr>
                <w:rFonts w:ascii="微软雅黑" w:eastAsia="微软雅黑" w:hAnsi="微软雅黑" w:hint="eastAsia"/>
              </w:rPr>
              <w:t>)及其子页面进入您店铺。</w:t>
            </w:r>
          </w:p>
        </w:tc>
      </w:tr>
      <w:tr w:rsidR="00D74030" w:rsidRPr="00D13B21" w:rsidTr="00CF592B">
        <w:tc>
          <w:tcPr>
            <w:tcW w:w="1410" w:type="dxa"/>
            <w:shd w:val="clear" w:color="auto" w:fill="FFFFFF" w:themeFill="background1"/>
          </w:tcPr>
          <w:p w:rsidR="00D74030" w:rsidRPr="00D13B21" w:rsidRDefault="00D74030" w:rsidP="00FD414C">
            <w:pPr>
              <w:rPr>
                <w:rFonts w:ascii="微软雅黑" w:eastAsia="微软雅黑" w:hAnsi="微软雅黑"/>
                <w:b/>
              </w:rPr>
            </w:pPr>
          </w:p>
        </w:tc>
        <w:tc>
          <w:tcPr>
            <w:tcW w:w="2069" w:type="dxa"/>
            <w:shd w:val="clear" w:color="auto" w:fill="FFFFFF" w:themeFill="background1"/>
          </w:tcPr>
          <w:p w:rsidR="00D74030" w:rsidRPr="00495B8A" w:rsidRDefault="00D74030" w:rsidP="00FD414C">
            <w:pPr>
              <w:rPr>
                <w:rFonts w:ascii="微软雅黑" w:eastAsia="微软雅黑" w:hAnsi="微软雅黑"/>
                <w:b/>
              </w:rPr>
            </w:pPr>
            <w:r w:rsidRPr="00495B8A">
              <w:rPr>
                <w:rFonts w:ascii="微软雅黑" w:eastAsia="微软雅黑" w:hAnsi="微软雅黑" w:hint="eastAsia"/>
                <w:b/>
              </w:rPr>
              <w:t>国美超市</w:t>
            </w:r>
          </w:p>
        </w:tc>
        <w:tc>
          <w:tcPr>
            <w:tcW w:w="1758" w:type="dxa"/>
            <w:shd w:val="clear" w:color="auto" w:fill="FFFFFF" w:themeFill="background1"/>
          </w:tcPr>
          <w:p w:rsidR="00D74030" w:rsidRPr="00D13B21" w:rsidRDefault="00D74030" w:rsidP="00FD414C">
            <w:pPr>
              <w:rPr>
                <w:rFonts w:ascii="微软雅黑" w:eastAsia="微软雅黑" w:hAnsi="微软雅黑"/>
              </w:rPr>
            </w:pPr>
          </w:p>
        </w:tc>
        <w:tc>
          <w:tcPr>
            <w:tcW w:w="7229" w:type="dxa"/>
            <w:shd w:val="clear" w:color="auto" w:fill="FFFFFF" w:themeFill="background1"/>
          </w:tcPr>
          <w:p w:rsidR="00D74030" w:rsidRPr="00540C56" w:rsidRDefault="00D74030" w:rsidP="00FD414C">
            <w:pPr>
              <w:rPr>
                <w:rFonts w:ascii="微软雅黑" w:eastAsia="微软雅黑" w:hAnsi="微软雅黑"/>
              </w:rPr>
            </w:pPr>
            <w:r w:rsidRPr="00540C56">
              <w:rPr>
                <w:rFonts w:ascii="微软雅黑" w:eastAsia="微软雅黑" w:hAnsi="微软雅黑" w:hint="eastAsia"/>
              </w:rPr>
              <w:t>访客通过国美超市频道（</w:t>
            </w:r>
            <w:r w:rsidRPr="00EF74C3">
              <w:rPr>
                <w:rFonts w:ascii="微软雅黑" w:eastAsia="微软雅黑" w:hAnsi="微软雅黑"/>
                <w:color w:val="FF0000"/>
              </w:rPr>
              <w:t>market</w:t>
            </w:r>
            <w:r>
              <w:rPr>
                <w:rFonts w:ascii="微软雅黑" w:eastAsia="微软雅黑" w:hAnsi="微软雅黑"/>
              </w:rPr>
              <w:t>.gome.com.cn</w:t>
            </w:r>
            <w:r w:rsidRPr="00540C56">
              <w:rPr>
                <w:rFonts w:ascii="微软雅黑" w:eastAsia="微软雅黑" w:hAnsi="微软雅黑" w:hint="eastAsia"/>
              </w:rPr>
              <w:t>)及其子页面进入您店铺。</w:t>
            </w:r>
          </w:p>
        </w:tc>
      </w:tr>
      <w:tr w:rsidR="00D74030" w:rsidRPr="00D13B21" w:rsidTr="00CF592B">
        <w:tc>
          <w:tcPr>
            <w:tcW w:w="1410" w:type="dxa"/>
            <w:shd w:val="clear" w:color="auto" w:fill="FFFFFF" w:themeFill="background1"/>
          </w:tcPr>
          <w:p w:rsidR="00D74030" w:rsidRPr="00D13B21" w:rsidRDefault="00D74030" w:rsidP="00FD414C">
            <w:pPr>
              <w:rPr>
                <w:rFonts w:ascii="微软雅黑" w:eastAsia="微软雅黑" w:hAnsi="微软雅黑"/>
                <w:b/>
              </w:rPr>
            </w:pPr>
          </w:p>
        </w:tc>
        <w:tc>
          <w:tcPr>
            <w:tcW w:w="2069" w:type="dxa"/>
            <w:shd w:val="clear" w:color="auto" w:fill="FFFFFF" w:themeFill="background1"/>
          </w:tcPr>
          <w:p w:rsidR="00D74030" w:rsidRPr="00495B8A" w:rsidRDefault="00D74030" w:rsidP="00FD414C">
            <w:pPr>
              <w:rPr>
                <w:rFonts w:ascii="微软雅黑" w:eastAsia="微软雅黑" w:hAnsi="微软雅黑"/>
                <w:b/>
              </w:rPr>
            </w:pPr>
            <w:r w:rsidRPr="00495B8A">
              <w:rPr>
                <w:rFonts w:ascii="微软雅黑" w:eastAsia="微软雅黑" w:hAnsi="微软雅黑" w:hint="eastAsia"/>
                <w:b/>
              </w:rPr>
              <w:t>企业采购</w:t>
            </w:r>
          </w:p>
        </w:tc>
        <w:tc>
          <w:tcPr>
            <w:tcW w:w="1758" w:type="dxa"/>
            <w:shd w:val="clear" w:color="auto" w:fill="FFFFFF" w:themeFill="background1"/>
          </w:tcPr>
          <w:p w:rsidR="00D74030" w:rsidRPr="00D13B21" w:rsidRDefault="00D74030" w:rsidP="00FD414C">
            <w:pPr>
              <w:rPr>
                <w:rFonts w:ascii="微软雅黑" w:eastAsia="微软雅黑" w:hAnsi="微软雅黑"/>
              </w:rPr>
            </w:pPr>
          </w:p>
        </w:tc>
        <w:tc>
          <w:tcPr>
            <w:tcW w:w="7229" w:type="dxa"/>
            <w:shd w:val="clear" w:color="auto" w:fill="FFFFFF" w:themeFill="background1"/>
          </w:tcPr>
          <w:p w:rsidR="00D74030" w:rsidRPr="00540C56" w:rsidRDefault="00D74030" w:rsidP="00FD414C">
            <w:pPr>
              <w:rPr>
                <w:rFonts w:ascii="微软雅黑" w:eastAsia="微软雅黑" w:hAnsi="微软雅黑"/>
              </w:rPr>
            </w:pPr>
            <w:r w:rsidRPr="00540C56">
              <w:rPr>
                <w:rFonts w:ascii="微软雅黑" w:eastAsia="微软雅黑" w:hAnsi="微软雅黑" w:hint="eastAsia"/>
              </w:rPr>
              <w:t>访客通过企业采购频道（</w:t>
            </w:r>
            <w:r w:rsidRPr="00EF74C3">
              <w:rPr>
                <w:rFonts w:ascii="微软雅黑" w:eastAsia="微软雅黑" w:hAnsi="微软雅黑"/>
                <w:color w:val="FF0000"/>
              </w:rPr>
              <w:t>enterprise</w:t>
            </w:r>
            <w:r>
              <w:rPr>
                <w:rFonts w:ascii="微软雅黑" w:eastAsia="微软雅黑" w:hAnsi="微软雅黑"/>
              </w:rPr>
              <w:t>.gome.com.cn</w:t>
            </w:r>
            <w:r w:rsidRPr="00540C56">
              <w:rPr>
                <w:rFonts w:ascii="微软雅黑" w:eastAsia="微软雅黑" w:hAnsi="微软雅黑" w:hint="eastAsia"/>
              </w:rPr>
              <w:t>)及其子页面进入您店铺。</w:t>
            </w:r>
          </w:p>
        </w:tc>
      </w:tr>
      <w:tr w:rsidR="00D74030" w:rsidRPr="00D13B21" w:rsidTr="00CF592B">
        <w:tc>
          <w:tcPr>
            <w:tcW w:w="1410" w:type="dxa"/>
            <w:shd w:val="clear" w:color="auto" w:fill="FFFFFF" w:themeFill="background1"/>
          </w:tcPr>
          <w:p w:rsidR="00D74030" w:rsidRPr="00D13B21" w:rsidRDefault="00D74030" w:rsidP="00FD414C">
            <w:pPr>
              <w:rPr>
                <w:rFonts w:ascii="微软雅黑" w:eastAsia="微软雅黑" w:hAnsi="微软雅黑"/>
                <w:b/>
              </w:rPr>
            </w:pPr>
          </w:p>
        </w:tc>
        <w:tc>
          <w:tcPr>
            <w:tcW w:w="2069" w:type="dxa"/>
            <w:shd w:val="clear" w:color="auto" w:fill="FFFFFF" w:themeFill="background1"/>
          </w:tcPr>
          <w:p w:rsidR="00D74030" w:rsidRPr="00495B8A" w:rsidRDefault="00D74030" w:rsidP="00FD414C">
            <w:pPr>
              <w:rPr>
                <w:rFonts w:ascii="微软雅黑" w:eastAsia="微软雅黑" w:hAnsi="微软雅黑"/>
                <w:b/>
              </w:rPr>
            </w:pPr>
            <w:r w:rsidRPr="00495B8A">
              <w:rPr>
                <w:rFonts w:ascii="微软雅黑" w:eastAsia="微软雅黑" w:hAnsi="微软雅黑" w:hint="eastAsia"/>
                <w:b/>
              </w:rPr>
              <w:t>国美家</w:t>
            </w:r>
          </w:p>
        </w:tc>
        <w:tc>
          <w:tcPr>
            <w:tcW w:w="1758" w:type="dxa"/>
            <w:shd w:val="clear" w:color="auto" w:fill="FFFFFF" w:themeFill="background1"/>
          </w:tcPr>
          <w:p w:rsidR="00D74030" w:rsidRPr="00D13B21" w:rsidRDefault="00D74030" w:rsidP="00FD414C">
            <w:pPr>
              <w:rPr>
                <w:rFonts w:ascii="微软雅黑" w:eastAsia="微软雅黑" w:hAnsi="微软雅黑"/>
              </w:rPr>
            </w:pPr>
          </w:p>
        </w:tc>
        <w:tc>
          <w:tcPr>
            <w:tcW w:w="7229" w:type="dxa"/>
            <w:shd w:val="clear" w:color="auto" w:fill="FFFFFF" w:themeFill="background1"/>
          </w:tcPr>
          <w:p w:rsidR="00D74030" w:rsidRPr="00540C56" w:rsidRDefault="00D74030" w:rsidP="00FD414C">
            <w:pPr>
              <w:rPr>
                <w:rFonts w:ascii="微软雅黑" w:eastAsia="微软雅黑" w:hAnsi="微软雅黑"/>
              </w:rPr>
            </w:pPr>
            <w:r w:rsidRPr="00540C56">
              <w:rPr>
                <w:rFonts w:ascii="微软雅黑" w:eastAsia="微软雅黑" w:hAnsi="微软雅黑" w:hint="eastAsia"/>
              </w:rPr>
              <w:t>访客通过国美家频道（</w:t>
            </w:r>
            <w:r w:rsidRPr="00EF74C3">
              <w:rPr>
                <w:rFonts w:ascii="微软雅黑" w:eastAsia="微软雅黑" w:hAnsi="微软雅黑"/>
                <w:color w:val="FF0000"/>
              </w:rPr>
              <w:t>gomehome</w:t>
            </w:r>
            <w:r w:rsidRPr="00646420">
              <w:rPr>
                <w:rFonts w:ascii="微软雅黑" w:eastAsia="微软雅黑" w:hAnsi="微软雅黑"/>
              </w:rPr>
              <w:t>.com</w:t>
            </w:r>
            <w:r w:rsidRPr="00540C56">
              <w:rPr>
                <w:rFonts w:ascii="微软雅黑" w:eastAsia="微软雅黑" w:hAnsi="微软雅黑" w:hint="eastAsia"/>
              </w:rPr>
              <w:t>)及其子页面进入您店铺。</w:t>
            </w:r>
          </w:p>
        </w:tc>
      </w:tr>
      <w:tr w:rsidR="00D74030" w:rsidRPr="00D13B21" w:rsidTr="00CF592B">
        <w:tc>
          <w:tcPr>
            <w:tcW w:w="1410" w:type="dxa"/>
            <w:shd w:val="clear" w:color="auto" w:fill="FFFFFF" w:themeFill="background1"/>
          </w:tcPr>
          <w:p w:rsidR="00D74030" w:rsidRPr="00FB0C0B" w:rsidRDefault="00D74030" w:rsidP="00FD414C">
            <w:pPr>
              <w:rPr>
                <w:rFonts w:ascii="微软雅黑" w:eastAsia="微软雅黑" w:hAnsi="微软雅黑"/>
                <w:b/>
              </w:rPr>
            </w:pPr>
          </w:p>
        </w:tc>
        <w:tc>
          <w:tcPr>
            <w:tcW w:w="2069" w:type="dxa"/>
            <w:shd w:val="clear" w:color="auto" w:fill="FFFFFF" w:themeFill="background1"/>
          </w:tcPr>
          <w:p w:rsidR="00D74030" w:rsidRPr="00495B8A" w:rsidRDefault="00D74030" w:rsidP="00FD414C">
            <w:pPr>
              <w:rPr>
                <w:rFonts w:ascii="微软雅黑" w:eastAsia="微软雅黑" w:hAnsi="微软雅黑"/>
                <w:b/>
              </w:rPr>
            </w:pPr>
            <w:proofErr w:type="gramStart"/>
            <w:r>
              <w:rPr>
                <w:rFonts w:ascii="微软雅黑" w:eastAsia="微软雅黑" w:hAnsi="微软雅黑" w:hint="eastAsia"/>
                <w:b/>
              </w:rPr>
              <w:t>唯品惠</w:t>
            </w:r>
            <w:proofErr w:type="gramEnd"/>
          </w:p>
        </w:tc>
        <w:tc>
          <w:tcPr>
            <w:tcW w:w="1758" w:type="dxa"/>
            <w:shd w:val="clear" w:color="auto" w:fill="FFFFFF" w:themeFill="background1"/>
          </w:tcPr>
          <w:p w:rsidR="00D74030" w:rsidRPr="00D13B21" w:rsidRDefault="00D74030" w:rsidP="00FD414C">
            <w:pPr>
              <w:rPr>
                <w:rFonts w:ascii="微软雅黑" w:eastAsia="微软雅黑" w:hAnsi="微软雅黑"/>
              </w:rPr>
            </w:pPr>
          </w:p>
        </w:tc>
        <w:tc>
          <w:tcPr>
            <w:tcW w:w="7229" w:type="dxa"/>
            <w:shd w:val="clear" w:color="auto" w:fill="FFFFFF" w:themeFill="background1"/>
          </w:tcPr>
          <w:p w:rsidR="00D74030" w:rsidRPr="00540C56" w:rsidRDefault="00D74030" w:rsidP="00FD414C">
            <w:pPr>
              <w:rPr>
                <w:rFonts w:ascii="微软雅黑" w:eastAsia="微软雅黑" w:hAnsi="微软雅黑"/>
              </w:rPr>
            </w:pPr>
            <w:r w:rsidRPr="00EF74C3">
              <w:rPr>
                <w:rFonts w:ascii="微软雅黑" w:eastAsia="微软雅黑" w:hAnsi="微软雅黑"/>
                <w:color w:val="FF0000"/>
              </w:rPr>
              <w:t>vip</w:t>
            </w:r>
            <w:r w:rsidRPr="005D4D23">
              <w:rPr>
                <w:rFonts w:ascii="微软雅黑" w:eastAsia="微软雅黑" w:hAnsi="微软雅黑"/>
              </w:rPr>
              <w:t>.gome.com.cn</w:t>
            </w:r>
          </w:p>
        </w:tc>
      </w:tr>
      <w:tr w:rsidR="00D74030" w:rsidRPr="00D13B21" w:rsidTr="00CF592B">
        <w:tc>
          <w:tcPr>
            <w:tcW w:w="1410" w:type="dxa"/>
            <w:shd w:val="clear" w:color="auto" w:fill="FFFFFF" w:themeFill="background1"/>
          </w:tcPr>
          <w:p w:rsidR="00D74030" w:rsidRPr="00FB0C0B" w:rsidRDefault="00D74030" w:rsidP="00FD414C">
            <w:pPr>
              <w:rPr>
                <w:rFonts w:ascii="微软雅黑" w:eastAsia="微软雅黑" w:hAnsi="微软雅黑"/>
                <w:b/>
              </w:rPr>
            </w:pPr>
          </w:p>
        </w:tc>
        <w:tc>
          <w:tcPr>
            <w:tcW w:w="2069" w:type="dxa"/>
            <w:shd w:val="clear" w:color="auto" w:fill="FFFFFF" w:themeFill="background1"/>
          </w:tcPr>
          <w:p w:rsidR="00D74030" w:rsidRDefault="00D74030" w:rsidP="00FD414C">
            <w:pPr>
              <w:rPr>
                <w:rFonts w:ascii="微软雅黑" w:eastAsia="微软雅黑" w:hAnsi="微软雅黑"/>
                <w:b/>
              </w:rPr>
            </w:pPr>
            <w:r>
              <w:rPr>
                <w:rFonts w:ascii="微软雅黑" w:eastAsia="微软雅黑" w:hAnsi="微软雅黑" w:hint="eastAsia"/>
                <w:b/>
              </w:rPr>
              <w:t>大牌特惠</w:t>
            </w:r>
          </w:p>
        </w:tc>
        <w:tc>
          <w:tcPr>
            <w:tcW w:w="1758" w:type="dxa"/>
            <w:shd w:val="clear" w:color="auto" w:fill="FFFFFF" w:themeFill="background1"/>
          </w:tcPr>
          <w:p w:rsidR="00D74030" w:rsidRPr="00D13B21" w:rsidRDefault="00D74030" w:rsidP="00FD414C">
            <w:pPr>
              <w:rPr>
                <w:rFonts w:ascii="微软雅黑" w:eastAsia="微软雅黑" w:hAnsi="微软雅黑"/>
              </w:rPr>
            </w:pPr>
          </w:p>
        </w:tc>
        <w:tc>
          <w:tcPr>
            <w:tcW w:w="7229" w:type="dxa"/>
            <w:shd w:val="clear" w:color="auto" w:fill="FFFFFF" w:themeFill="background1"/>
          </w:tcPr>
          <w:p w:rsidR="00D74030" w:rsidRPr="00540C56" w:rsidRDefault="00D74030" w:rsidP="00FD414C">
            <w:pPr>
              <w:rPr>
                <w:rFonts w:ascii="微软雅黑" w:eastAsia="微软雅黑" w:hAnsi="微软雅黑"/>
              </w:rPr>
            </w:pPr>
            <w:r w:rsidRPr="005D4D23">
              <w:rPr>
                <w:rFonts w:ascii="微软雅黑" w:eastAsia="微软雅黑" w:hAnsi="微软雅黑"/>
              </w:rPr>
              <w:t>www.gome.com.cn/</w:t>
            </w:r>
            <w:r w:rsidRPr="00EF74C3">
              <w:rPr>
                <w:rFonts w:ascii="微软雅黑" w:eastAsia="微软雅黑" w:hAnsi="微软雅黑"/>
                <w:color w:val="FF0000"/>
              </w:rPr>
              <w:t>sale</w:t>
            </w:r>
            <w:r w:rsidRPr="005D4D23">
              <w:rPr>
                <w:rFonts w:ascii="微软雅黑" w:eastAsia="微软雅黑" w:hAnsi="微软雅黑"/>
              </w:rPr>
              <w:t>.html</w:t>
            </w:r>
          </w:p>
        </w:tc>
      </w:tr>
      <w:tr w:rsidR="00D74030" w:rsidRPr="00D13B21" w:rsidTr="00CF592B">
        <w:tc>
          <w:tcPr>
            <w:tcW w:w="1410" w:type="dxa"/>
            <w:shd w:val="clear" w:color="auto" w:fill="FFFFFF" w:themeFill="background1"/>
          </w:tcPr>
          <w:p w:rsidR="00D74030" w:rsidRPr="00FB0C0B" w:rsidRDefault="00D74030" w:rsidP="00FD414C">
            <w:pPr>
              <w:rPr>
                <w:rFonts w:ascii="微软雅黑" w:eastAsia="微软雅黑" w:hAnsi="微软雅黑"/>
                <w:b/>
              </w:rPr>
            </w:pPr>
          </w:p>
        </w:tc>
        <w:tc>
          <w:tcPr>
            <w:tcW w:w="2069" w:type="dxa"/>
            <w:shd w:val="clear" w:color="auto" w:fill="FFFFFF" w:themeFill="background1"/>
          </w:tcPr>
          <w:p w:rsidR="00D74030" w:rsidRDefault="00D74030" w:rsidP="00FD414C">
            <w:pPr>
              <w:rPr>
                <w:rFonts w:ascii="微软雅黑" w:eastAsia="微软雅黑" w:hAnsi="微软雅黑"/>
                <w:b/>
              </w:rPr>
            </w:pPr>
            <w:r>
              <w:rPr>
                <w:rFonts w:ascii="微软雅黑" w:eastAsia="微软雅黑" w:hAnsi="微软雅黑" w:hint="eastAsia"/>
                <w:b/>
              </w:rPr>
              <w:t>新品首发</w:t>
            </w:r>
          </w:p>
        </w:tc>
        <w:tc>
          <w:tcPr>
            <w:tcW w:w="1758" w:type="dxa"/>
            <w:shd w:val="clear" w:color="auto" w:fill="FFFFFF" w:themeFill="background1"/>
          </w:tcPr>
          <w:p w:rsidR="00D74030" w:rsidRPr="00D13B21" w:rsidRDefault="00D74030" w:rsidP="00FD414C">
            <w:pPr>
              <w:rPr>
                <w:rFonts w:ascii="微软雅黑" w:eastAsia="微软雅黑" w:hAnsi="微软雅黑"/>
              </w:rPr>
            </w:pPr>
          </w:p>
        </w:tc>
        <w:tc>
          <w:tcPr>
            <w:tcW w:w="7229" w:type="dxa"/>
            <w:shd w:val="clear" w:color="auto" w:fill="FFFFFF" w:themeFill="background1"/>
          </w:tcPr>
          <w:p w:rsidR="00D74030" w:rsidRPr="00540C56" w:rsidRDefault="00D74030" w:rsidP="00FD414C">
            <w:pPr>
              <w:rPr>
                <w:rFonts w:ascii="微软雅黑" w:eastAsia="微软雅黑" w:hAnsi="微软雅黑"/>
              </w:rPr>
            </w:pPr>
            <w:r w:rsidRPr="00EF74C3">
              <w:rPr>
                <w:rFonts w:ascii="微软雅黑" w:eastAsia="微软雅黑" w:hAnsi="微软雅黑"/>
                <w:color w:val="FF0000"/>
              </w:rPr>
              <w:t>new</w:t>
            </w:r>
            <w:r w:rsidRPr="005D4D23">
              <w:rPr>
                <w:rFonts w:ascii="微软雅黑" w:eastAsia="微软雅黑" w:hAnsi="微软雅黑"/>
              </w:rPr>
              <w:t>.gome.com.cn/</w:t>
            </w:r>
          </w:p>
        </w:tc>
      </w:tr>
      <w:tr w:rsidR="00D74030" w:rsidRPr="00D13B21" w:rsidTr="00CF592B">
        <w:tc>
          <w:tcPr>
            <w:tcW w:w="1410" w:type="dxa"/>
            <w:shd w:val="clear" w:color="auto" w:fill="FFFFFF" w:themeFill="background1"/>
          </w:tcPr>
          <w:p w:rsidR="00D74030" w:rsidRPr="00FB0C0B" w:rsidRDefault="00D74030" w:rsidP="00FD414C">
            <w:pPr>
              <w:rPr>
                <w:rFonts w:ascii="微软雅黑" w:eastAsia="微软雅黑" w:hAnsi="微软雅黑"/>
                <w:b/>
              </w:rPr>
            </w:pPr>
          </w:p>
        </w:tc>
        <w:tc>
          <w:tcPr>
            <w:tcW w:w="2069" w:type="dxa"/>
            <w:shd w:val="clear" w:color="auto" w:fill="FFFFFF" w:themeFill="background1"/>
          </w:tcPr>
          <w:p w:rsidR="00D74030" w:rsidRDefault="00D74030" w:rsidP="00FD414C">
            <w:pPr>
              <w:rPr>
                <w:rFonts w:ascii="微软雅黑" w:eastAsia="微软雅黑" w:hAnsi="微软雅黑"/>
                <w:b/>
              </w:rPr>
            </w:pPr>
            <w:r>
              <w:rPr>
                <w:rFonts w:ascii="微软雅黑" w:eastAsia="微软雅黑" w:hAnsi="微软雅黑" w:hint="eastAsia"/>
                <w:b/>
              </w:rPr>
              <w:t>最国美</w:t>
            </w:r>
          </w:p>
        </w:tc>
        <w:tc>
          <w:tcPr>
            <w:tcW w:w="1758" w:type="dxa"/>
            <w:shd w:val="clear" w:color="auto" w:fill="FFFFFF" w:themeFill="background1"/>
          </w:tcPr>
          <w:p w:rsidR="00D74030" w:rsidRPr="00D13B21" w:rsidRDefault="00D74030" w:rsidP="00FD414C">
            <w:pPr>
              <w:rPr>
                <w:rFonts w:ascii="微软雅黑" w:eastAsia="微软雅黑" w:hAnsi="微软雅黑"/>
              </w:rPr>
            </w:pPr>
          </w:p>
        </w:tc>
        <w:tc>
          <w:tcPr>
            <w:tcW w:w="7229" w:type="dxa"/>
            <w:shd w:val="clear" w:color="auto" w:fill="FFFFFF" w:themeFill="background1"/>
          </w:tcPr>
          <w:p w:rsidR="00D74030" w:rsidRPr="00540C56" w:rsidRDefault="00D74030" w:rsidP="00FD414C">
            <w:pPr>
              <w:rPr>
                <w:rFonts w:ascii="微软雅黑" w:eastAsia="微软雅黑" w:hAnsi="微软雅黑"/>
              </w:rPr>
            </w:pPr>
            <w:r w:rsidRPr="005D4D23">
              <w:rPr>
                <w:rFonts w:ascii="微软雅黑" w:eastAsia="微软雅黑" w:hAnsi="微软雅黑"/>
              </w:rPr>
              <w:t>www.gome.com.cn/</w:t>
            </w:r>
            <w:r w:rsidRPr="00EF74C3">
              <w:rPr>
                <w:rFonts w:ascii="微软雅黑" w:eastAsia="微软雅黑" w:hAnsi="微软雅黑"/>
                <w:color w:val="FF0000"/>
              </w:rPr>
              <w:t>bestGome</w:t>
            </w:r>
            <w:r w:rsidRPr="005D4D23">
              <w:rPr>
                <w:rFonts w:ascii="微软雅黑" w:eastAsia="微软雅黑" w:hAnsi="微软雅黑"/>
              </w:rPr>
              <w:t>.html</w:t>
            </w:r>
          </w:p>
        </w:tc>
      </w:tr>
      <w:tr w:rsidR="00D74030" w:rsidRPr="00D13B21" w:rsidTr="00CF592B">
        <w:tc>
          <w:tcPr>
            <w:tcW w:w="1410" w:type="dxa"/>
            <w:shd w:val="clear" w:color="auto" w:fill="FFFFFF" w:themeFill="background1"/>
          </w:tcPr>
          <w:p w:rsidR="00D74030" w:rsidRPr="00D13B21" w:rsidRDefault="00D74030" w:rsidP="00FD414C">
            <w:pPr>
              <w:rPr>
                <w:rFonts w:ascii="微软雅黑" w:eastAsia="微软雅黑" w:hAnsi="微软雅黑"/>
                <w:b/>
              </w:rPr>
            </w:pPr>
          </w:p>
        </w:tc>
        <w:tc>
          <w:tcPr>
            <w:tcW w:w="2069" w:type="dxa"/>
            <w:shd w:val="clear" w:color="auto" w:fill="FFFFFF" w:themeFill="background1"/>
          </w:tcPr>
          <w:p w:rsidR="00D74030" w:rsidRPr="00D13B21" w:rsidRDefault="00D74030" w:rsidP="00FD414C">
            <w:pPr>
              <w:rPr>
                <w:rFonts w:ascii="微软雅黑" w:eastAsia="微软雅黑" w:hAnsi="微软雅黑"/>
                <w:b/>
              </w:rPr>
            </w:pPr>
            <w:r w:rsidRPr="00D13B21">
              <w:rPr>
                <w:rFonts w:ascii="微软雅黑" w:eastAsia="微软雅黑" w:hAnsi="微软雅黑" w:hint="eastAsia"/>
                <w:b/>
              </w:rPr>
              <w:t>活动页面</w:t>
            </w:r>
          </w:p>
        </w:tc>
        <w:tc>
          <w:tcPr>
            <w:tcW w:w="1758" w:type="dxa"/>
            <w:shd w:val="clear" w:color="auto" w:fill="FFFFFF" w:themeFill="background1"/>
          </w:tcPr>
          <w:p w:rsidR="00D74030" w:rsidRPr="00D13B21" w:rsidRDefault="00D74030" w:rsidP="00FD414C">
            <w:pPr>
              <w:rPr>
                <w:rFonts w:ascii="微软雅黑" w:eastAsia="微软雅黑" w:hAnsi="微软雅黑"/>
                <w:b/>
              </w:rPr>
            </w:pPr>
            <w:r>
              <w:rPr>
                <w:rFonts w:ascii="微软雅黑" w:eastAsia="微软雅黑" w:hAnsi="微软雅黑" w:hint="eastAsia"/>
                <w:b/>
              </w:rPr>
              <w:t>√</w:t>
            </w:r>
          </w:p>
        </w:tc>
        <w:tc>
          <w:tcPr>
            <w:tcW w:w="7229" w:type="dxa"/>
            <w:shd w:val="clear" w:color="auto" w:fill="FFFFFF" w:themeFill="background1"/>
          </w:tcPr>
          <w:p w:rsidR="00D74030" w:rsidRDefault="00D74030" w:rsidP="00FD414C">
            <w:pPr>
              <w:rPr>
                <w:rFonts w:ascii="微软雅黑" w:eastAsia="微软雅黑" w:hAnsi="微软雅黑"/>
              </w:rPr>
            </w:pPr>
            <w:r w:rsidRPr="00A1241A">
              <w:rPr>
                <w:rFonts w:ascii="微软雅黑" w:eastAsia="微软雅黑" w:hAnsi="微软雅黑" w:hint="eastAsia"/>
              </w:rPr>
              <w:t>访客通过参加国美的专题促销活动进入您店铺。例如：国美需要做某个专题活动，在这个活动页面引来的流量。</w:t>
            </w:r>
          </w:p>
          <w:p w:rsidR="00D74030" w:rsidRPr="00A1241A" w:rsidRDefault="00D74030" w:rsidP="00FD414C">
            <w:pPr>
              <w:rPr>
                <w:rFonts w:ascii="微软雅黑" w:eastAsia="微软雅黑" w:hAnsi="微软雅黑"/>
              </w:rPr>
            </w:pPr>
            <w:r w:rsidRPr="00EF74C3">
              <w:rPr>
                <w:rFonts w:ascii="微软雅黑" w:eastAsia="微软雅黑" w:hAnsi="微软雅黑"/>
                <w:color w:val="FF0000"/>
              </w:rPr>
              <w:t>prom</w:t>
            </w:r>
            <w:r w:rsidRPr="005D4D23">
              <w:rPr>
                <w:rFonts w:ascii="微软雅黑" w:eastAsia="微软雅黑" w:hAnsi="微软雅黑"/>
              </w:rPr>
              <w:t>.gome.com.cn</w:t>
            </w:r>
          </w:p>
        </w:tc>
      </w:tr>
      <w:tr w:rsidR="00D74030" w:rsidRPr="00D13B21" w:rsidTr="00CF592B">
        <w:tc>
          <w:tcPr>
            <w:tcW w:w="1410" w:type="dxa"/>
            <w:shd w:val="clear" w:color="auto" w:fill="FFFFFF" w:themeFill="background1"/>
          </w:tcPr>
          <w:p w:rsidR="00D74030" w:rsidRPr="00D13B21" w:rsidRDefault="00D74030" w:rsidP="00FD414C">
            <w:pPr>
              <w:rPr>
                <w:rFonts w:ascii="微软雅黑" w:eastAsia="微软雅黑" w:hAnsi="微软雅黑"/>
                <w:b/>
              </w:rPr>
            </w:pPr>
          </w:p>
        </w:tc>
        <w:tc>
          <w:tcPr>
            <w:tcW w:w="2069" w:type="dxa"/>
            <w:shd w:val="clear" w:color="auto" w:fill="FFFFFF" w:themeFill="background1"/>
          </w:tcPr>
          <w:p w:rsidR="00D74030" w:rsidRPr="00D13B21" w:rsidRDefault="00D74030" w:rsidP="00FD414C">
            <w:pPr>
              <w:rPr>
                <w:rFonts w:ascii="微软雅黑" w:eastAsia="微软雅黑" w:hAnsi="微软雅黑"/>
                <w:b/>
              </w:rPr>
            </w:pPr>
            <w:r w:rsidRPr="00D13B21">
              <w:rPr>
                <w:rFonts w:ascii="微软雅黑" w:eastAsia="微软雅黑" w:hAnsi="微软雅黑" w:hint="eastAsia"/>
                <w:b/>
              </w:rPr>
              <w:t>商品详情页面</w:t>
            </w:r>
          </w:p>
        </w:tc>
        <w:tc>
          <w:tcPr>
            <w:tcW w:w="1758" w:type="dxa"/>
            <w:shd w:val="clear" w:color="auto" w:fill="FFFFFF" w:themeFill="background1"/>
          </w:tcPr>
          <w:p w:rsidR="00D74030" w:rsidRPr="00D13B21" w:rsidRDefault="00D74030" w:rsidP="00FD414C">
            <w:pPr>
              <w:rPr>
                <w:rFonts w:ascii="微软雅黑" w:eastAsia="微软雅黑" w:hAnsi="微软雅黑"/>
                <w:b/>
              </w:rPr>
            </w:pPr>
          </w:p>
        </w:tc>
        <w:tc>
          <w:tcPr>
            <w:tcW w:w="7229" w:type="dxa"/>
            <w:shd w:val="clear" w:color="auto" w:fill="FFFFFF" w:themeFill="background1"/>
          </w:tcPr>
          <w:p w:rsidR="00D74030" w:rsidRDefault="00D74030" w:rsidP="00FD414C">
            <w:pPr>
              <w:rPr>
                <w:rFonts w:ascii="微软雅黑" w:eastAsia="微软雅黑" w:hAnsi="微软雅黑"/>
              </w:rPr>
            </w:pPr>
            <w:r>
              <w:rPr>
                <w:rFonts w:ascii="微软雅黑" w:eastAsia="微软雅黑" w:hAnsi="微软雅黑" w:hint="eastAsia"/>
              </w:rPr>
              <w:t>访客通过</w:t>
            </w:r>
            <w:r w:rsidRPr="00A1241A">
              <w:rPr>
                <w:rFonts w:ascii="微软雅黑" w:eastAsia="微软雅黑" w:hAnsi="微软雅黑" w:hint="eastAsia"/>
              </w:rPr>
              <w:t>您</w:t>
            </w:r>
            <w:r>
              <w:rPr>
                <w:rFonts w:ascii="微软雅黑" w:eastAsia="微软雅黑" w:hAnsi="微软雅黑" w:hint="eastAsia"/>
              </w:rPr>
              <w:t>的商品</w:t>
            </w:r>
            <w:r w:rsidRPr="00A1241A">
              <w:rPr>
                <w:rFonts w:ascii="微软雅黑" w:eastAsia="微软雅黑" w:hAnsi="微软雅黑" w:hint="eastAsia"/>
              </w:rPr>
              <w:t>以外的其他</w:t>
            </w:r>
            <w:r>
              <w:rPr>
                <w:rFonts w:ascii="微软雅黑" w:eastAsia="微软雅黑" w:hAnsi="微软雅黑" w:hint="eastAsia"/>
              </w:rPr>
              <w:t>商品</w:t>
            </w:r>
            <w:r w:rsidRPr="00A1241A">
              <w:rPr>
                <w:rFonts w:ascii="微软雅黑" w:eastAsia="微软雅黑" w:hAnsi="微软雅黑" w:hint="eastAsia"/>
              </w:rPr>
              <w:t>进入您店铺</w:t>
            </w:r>
            <w:r>
              <w:rPr>
                <w:rFonts w:ascii="微软雅黑" w:eastAsia="微软雅黑" w:hAnsi="微软雅黑" w:hint="eastAsia"/>
              </w:rPr>
              <w:t>。</w:t>
            </w:r>
          </w:p>
          <w:p w:rsidR="00D74030" w:rsidRPr="004C23EC" w:rsidRDefault="00D74030" w:rsidP="00FD414C">
            <w:pPr>
              <w:rPr>
                <w:rFonts w:ascii="微软雅黑" w:eastAsia="微软雅黑" w:hAnsi="微软雅黑"/>
              </w:rPr>
            </w:pPr>
            <w:r w:rsidRPr="00EF74C3">
              <w:rPr>
                <w:rFonts w:ascii="微软雅黑" w:eastAsia="微软雅黑" w:hAnsi="微软雅黑"/>
              </w:rPr>
              <w:t>www.gome.com.cn/</w:t>
            </w:r>
            <w:r w:rsidRPr="00EF74C3">
              <w:rPr>
                <w:rFonts w:ascii="微软雅黑" w:eastAsia="微软雅黑" w:hAnsi="微软雅黑"/>
                <w:color w:val="FF0000"/>
              </w:rPr>
              <w:t>product</w:t>
            </w:r>
            <w:r w:rsidRPr="00EF74C3">
              <w:rPr>
                <w:rFonts w:ascii="微软雅黑" w:eastAsia="微软雅黑" w:hAnsi="微软雅黑"/>
              </w:rPr>
              <w:t>/</w:t>
            </w:r>
          </w:p>
        </w:tc>
      </w:tr>
      <w:tr w:rsidR="00D74030" w:rsidRPr="001B7500" w:rsidTr="00CF592B">
        <w:tc>
          <w:tcPr>
            <w:tcW w:w="1410" w:type="dxa"/>
            <w:shd w:val="clear" w:color="auto" w:fill="FFFFFF" w:themeFill="background1"/>
          </w:tcPr>
          <w:p w:rsidR="00D74030" w:rsidRPr="001B7500" w:rsidRDefault="00D74030" w:rsidP="00FD414C">
            <w:pPr>
              <w:rPr>
                <w:rFonts w:ascii="微软雅黑" w:eastAsia="微软雅黑" w:hAnsi="微软雅黑"/>
                <w:b/>
                <w:color w:val="808080" w:themeColor="background1" w:themeShade="80"/>
              </w:rPr>
            </w:pPr>
          </w:p>
        </w:tc>
        <w:tc>
          <w:tcPr>
            <w:tcW w:w="2069" w:type="dxa"/>
            <w:shd w:val="clear" w:color="auto" w:fill="FFFFFF" w:themeFill="background1"/>
          </w:tcPr>
          <w:p w:rsidR="00D74030" w:rsidRPr="001B7500" w:rsidRDefault="00D74030" w:rsidP="00FD414C">
            <w:pPr>
              <w:rPr>
                <w:rFonts w:ascii="微软雅黑" w:eastAsia="微软雅黑" w:hAnsi="微软雅黑"/>
                <w:b/>
                <w:color w:val="808080" w:themeColor="background1" w:themeShade="80"/>
              </w:rPr>
            </w:pPr>
            <w:r w:rsidRPr="001B7500">
              <w:rPr>
                <w:rFonts w:ascii="微软雅黑" w:eastAsia="微软雅黑" w:hAnsi="微软雅黑" w:hint="eastAsia"/>
                <w:b/>
                <w:color w:val="808080" w:themeColor="background1" w:themeShade="80"/>
              </w:rPr>
              <w:t>其他店铺</w:t>
            </w:r>
          </w:p>
        </w:tc>
        <w:tc>
          <w:tcPr>
            <w:tcW w:w="1758" w:type="dxa"/>
            <w:shd w:val="clear" w:color="auto" w:fill="FFFFFF" w:themeFill="background1"/>
          </w:tcPr>
          <w:p w:rsidR="00D74030" w:rsidRPr="001B7500" w:rsidRDefault="00D74030" w:rsidP="00FD414C">
            <w:pPr>
              <w:rPr>
                <w:rFonts w:ascii="微软雅黑" w:eastAsia="微软雅黑" w:hAnsi="微软雅黑"/>
                <w:b/>
                <w:color w:val="808080" w:themeColor="background1" w:themeShade="80"/>
              </w:rPr>
            </w:pPr>
          </w:p>
        </w:tc>
        <w:tc>
          <w:tcPr>
            <w:tcW w:w="7229" w:type="dxa"/>
            <w:shd w:val="clear" w:color="auto" w:fill="FFFFFF" w:themeFill="background1"/>
          </w:tcPr>
          <w:p w:rsidR="00D74030" w:rsidRDefault="00D74030" w:rsidP="00FD414C">
            <w:pPr>
              <w:rPr>
                <w:rFonts w:ascii="微软雅黑" w:eastAsia="微软雅黑" w:hAnsi="微软雅黑"/>
                <w:color w:val="808080" w:themeColor="background1" w:themeShade="80"/>
              </w:rPr>
            </w:pPr>
            <w:r w:rsidRPr="001B7500">
              <w:rPr>
                <w:rFonts w:ascii="微软雅黑" w:eastAsia="微软雅黑" w:hAnsi="微软雅黑" w:hint="eastAsia"/>
                <w:color w:val="808080" w:themeColor="background1" w:themeShade="80"/>
              </w:rPr>
              <w:t>访客通过除您以外的其他店铺进入您店铺，例如通过友情链接进入您店铺。</w:t>
            </w:r>
          </w:p>
          <w:p w:rsidR="00D74030" w:rsidRPr="001B7500" w:rsidRDefault="00D74030" w:rsidP="00FD414C">
            <w:pPr>
              <w:rPr>
                <w:rFonts w:ascii="微软雅黑" w:eastAsia="微软雅黑" w:hAnsi="微软雅黑"/>
                <w:color w:val="808080" w:themeColor="background1" w:themeShade="80"/>
              </w:rPr>
            </w:pPr>
            <w:r w:rsidRPr="00EF74C3">
              <w:rPr>
                <w:rFonts w:ascii="微软雅黑" w:eastAsia="微软雅黑" w:hAnsi="微软雅黑"/>
                <w:color w:val="FF0000"/>
              </w:rPr>
              <w:t>mall</w:t>
            </w:r>
            <w:r w:rsidRPr="00EF74C3">
              <w:rPr>
                <w:rFonts w:ascii="微软雅黑" w:eastAsia="微软雅黑" w:hAnsi="微软雅黑"/>
                <w:color w:val="808080" w:themeColor="background1" w:themeShade="80"/>
              </w:rPr>
              <w:t>.gome.com.cn</w:t>
            </w:r>
          </w:p>
        </w:tc>
      </w:tr>
      <w:tr w:rsidR="00D74030" w:rsidRPr="00D13B21" w:rsidTr="00CF592B">
        <w:tc>
          <w:tcPr>
            <w:tcW w:w="1410" w:type="dxa"/>
            <w:shd w:val="clear" w:color="auto" w:fill="FFFFFF" w:themeFill="background1"/>
          </w:tcPr>
          <w:p w:rsidR="00D74030" w:rsidRPr="00D13B21" w:rsidRDefault="00D74030" w:rsidP="00FD414C">
            <w:pPr>
              <w:rPr>
                <w:rFonts w:ascii="微软雅黑" w:eastAsia="微软雅黑" w:hAnsi="微软雅黑"/>
                <w:b/>
              </w:rPr>
            </w:pPr>
          </w:p>
        </w:tc>
        <w:tc>
          <w:tcPr>
            <w:tcW w:w="2069" w:type="dxa"/>
            <w:shd w:val="clear" w:color="auto" w:fill="FFFFFF" w:themeFill="background1"/>
          </w:tcPr>
          <w:p w:rsidR="00D74030" w:rsidRPr="00D13B21" w:rsidRDefault="00D74030" w:rsidP="00FD414C">
            <w:pPr>
              <w:rPr>
                <w:rFonts w:ascii="微软雅黑" w:eastAsia="微软雅黑" w:hAnsi="微软雅黑"/>
                <w:b/>
              </w:rPr>
            </w:pPr>
            <w:r w:rsidRPr="00D13B21">
              <w:rPr>
                <w:rFonts w:ascii="微软雅黑" w:eastAsia="微软雅黑" w:hAnsi="微软雅黑" w:hint="eastAsia"/>
                <w:b/>
              </w:rPr>
              <w:t>国美社区</w:t>
            </w:r>
          </w:p>
        </w:tc>
        <w:tc>
          <w:tcPr>
            <w:tcW w:w="1758" w:type="dxa"/>
            <w:shd w:val="clear" w:color="auto" w:fill="FFFFFF" w:themeFill="background1"/>
          </w:tcPr>
          <w:p w:rsidR="00D74030" w:rsidRPr="00D13B21" w:rsidRDefault="00D74030" w:rsidP="00FD414C">
            <w:pPr>
              <w:rPr>
                <w:rFonts w:ascii="微软雅黑" w:eastAsia="微软雅黑" w:hAnsi="微软雅黑"/>
                <w:b/>
              </w:rPr>
            </w:pPr>
          </w:p>
        </w:tc>
        <w:tc>
          <w:tcPr>
            <w:tcW w:w="7229" w:type="dxa"/>
            <w:shd w:val="clear" w:color="auto" w:fill="FFFFFF" w:themeFill="background1"/>
          </w:tcPr>
          <w:p w:rsidR="00D74030" w:rsidRDefault="00D74030" w:rsidP="00FD414C">
            <w:pPr>
              <w:rPr>
                <w:rFonts w:ascii="微软雅黑" w:eastAsia="微软雅黑" w:hAnsi="微软雅黑"/>
              </w:rPr>
            </w:pPr>
            <w:r w:rsidRPr="00106204">
              <w:rPr>
                <w:rFonts w:ascii="微软雅黑" w:eastAsia="微软雅黑" w:hAnsi="微软雅黑" w:hint="eastAsia"/>
              </w:rPr>
              <w:t>访客通过国美社区及其子页面如论坛帖子进入您店铺。</w:t>
            </w:r>
          </w:p>
          <w:p w:rsidR="00D74030" w:rsidRPr="00A1241A" w:rsidRDefault="00D74030" w:rsidP="00FD414C">
            <w:pPr>
              <w:rPr>
                <w:rFonts w:ascii="微软雅黑" w:eastAsia="微软雅黑" w:hAnsi="微软雅黑"/>
              </w:rPr>
            </w:pPr>
            <w:r w:rsidRPr="00EF74C3">
              <w:rPr>
                <w:rFonts w:ascii="微软雅黑" w:eastAsia="微软雅黑" w:hAnsi="微软雅黑"/>
                <w:color w:val="FF0000"/>
              </w:rPr>
              <w:t>bbs</w:t>
            </w:r>
            <w:r w:rsidRPr="00EF74C3">
              <w:rPr>
                <w:rFonts w:ascii="微软雅黑" w:eastAsia="微软雅黑" w:hAnsi="微软雅黑"/>
              </w:rPr>
              <w:t>.gome.com.cn</w:t>
            </w:r>
          </w:p>
        </w:tc>
      </w:tr>
      <w:tr w:rsidR="00D74030" w:rsidRPr="00D13B21" w:rsidTr="00CF592B">
        <w:tc>
          <w:tcPr>
            <w:tcW w:w="1410" w:type="dxa"/>
            <w:shd w:val="clear" w:color="auto" w:fill="FFFFFF" w:themeFill="background1"/>
          </w:tcPr>
          <w:p w:rsidR="00D74030" w:rsidRPr="00D13B21" w:rsidRDefault="00D74030" w:rsidP="00FD414C">
            <w:pPr>
              <w:rPr>
                <w:rFonts w:ascii="微软雅黑" w:eastAsia="微软雅黑" w:hAnsi="微软雅黑"/>
                <w:b/>
              </w:rPr>
            </w:pPr>
          </w:p>
        </w:tc>
        <w:tc>
          <w:tcPr>
            <w:tcW w:w="2069" w:type="dxa"/>
            <w:shd w:val="clear" w:color="auto" w:fill="FFFFFF" w:themeFill="background1"/>
          </w:tcPr>
          <w:p w:rsidR="00D74030" w:rsidRPr="00D13B21" w:rsidRDefault="00D74030" w:rsidP="00FD414C">
            <w:pPr>
              <w:rPr>
                <w:rFonts w:ascii="微软雅黑" w:eastAsia="微软雅黑" w:hAnsi="微软雅黑"/>
                <w:b/>
              </w:rPr>
            </w:pPr>
            <w:r w:rsidRPr="00331A86">
              <w:rPr>
                <w:rFonts w:ascii="微软雅黑" w:eastAsia="微软雅黑" w:hAnsi="微软雅黑" w:hint="eastAsia"/>
                <w:b/>
              </w:rPr>
              <w:t>站内其他</w:t>
            </w:r>
          </w:p>
        </w:tc>
        <w:tc>
          <w:tcPr>
            <w:tcW w:w="1758" w:type="dxa"/>
            <w:shd w:val="clear" w:color="auto" w:fill="FFFFFF" w:themeFill="background1"/>
          </w:tcPr>
          <w:p w:rsidR="00D74030" w:rsidRPr="00D13B21" w:rsidRDefault="00D74030" w:rsidP="00FD414C">
            <w:pPr>
              <w:rPr>
                <w:rFonts w:ascii="微软雅黑" w:eastAsia="微软雅黑" w:hAnsi="微软雅黑"/>
                <w:b/>
              </w:rPr>
            </w:pPr>
          </w:p>
        </w:tc>
        <w:tc>
          <w:tcPr>
            <w:tcW w:w="7229" w:type="dxa"/>
            <w:shd w:val="clear" w:color="auto" w:fill="FFFFFF" w:themeFill="background1"/>
          </w:tcPr>
          <w:p w:rsidR="00D74030" w:rsidRDefault="00D74030" w:rsidP="00FD414C">
            <w:pPr>
              <w:rPr>
                <w:rFonts w:ascii="微软雅黑" w:eastAsia="微软雅黑" w:hAnsi="微软雅黑"/>
              </w:rPr>
            </w:pPr>
            <w:r w:rsidRPr="00331A86">
              <w:rPr>
                <w:rFonts w:ascii="微软雅黑" w:eastAsia="微软雅黑" w:hAnsi="微软雅黑" w:hint="eastAsia"/>
              </w:rPr>
              <w:t>访客通过国美在线内，但不在已明确区分国美内付费或免费的渠道范围内的，其他渠道进入您店铺。</w:t>
            </w:r>
          </w:p>
          <w:p w:rsidR="00D74030" w:rsidRPr="00106204" w:rsidRDefault="00D74030" w:rsidP="00FD414C">
            <w:pPr>
              <w:rPr>
                <w:rFonts w:ascii="微软雅黑" w:eastAsia="微软雅黑" w:hAnsi="微软雅黑"/>
              </w:rPr>
            </w:pPr>
          </w:p>
        </w:tc>
      </w:tr>
      <w:tr w:rsidR="00D74030" w:rsidRPr="00D13B21" w:rsidTr="00CF592B">
        <w:tc>
          <w:tcPr>
            <w:tcW w:w="1410" w:type="dxa"/>
            <w:vMerge w:val="restart"/>
            <w:shd w:val="clear" w:color="auto" w:fill="FFFFFF" w:themeFill="background1"/>
          </w:tcPr>
          <w:p w:rsidR="00D74030" w:rsidRPr="00D13B21" w:rsidRDefault="00D74030" w:rsidP="00FD414C">
            <w:pPr>
              <w:rPr>
                <w:rFonts w:ascii="微软雅黑" w:eastAsia="微软雅黑" w:hAnsi="微软雅黑"/>
                <w:b/>
              </w:rPr>
            </w:pPr>
            <w:r w:rsidRPr="00D13B21">
              <w:rPr>
                <w:rFonts w:ascii="微软雅黑" w:eastAsia="微软雅黑" w:hAnsi="微软雅黑" w:hint="eastAsia"/>
                <w:b/>
                <w:color w:val="0070C0"/>
              </w:rPr>
              <w:t>自主访问</w:t>
            </w:r>
          </w:p>
        </w:tc>
        <w:tc>
          <w:tcPr>
            <w:tcW w:w="2069" w:type="dxa"/>
            <w:shd w:val="clear" w:color="auto" w:fill="FFFFFF" w:themeFill="background1"/>
          </w:tcPr>
          <w:p w:rsidR="00D74030" w:rsidRPr="004C23EC" w:rsidRDefault="00D74030" w:rsidP="00FD414C">
            <w:pPr>
              <w:rPr>
                <w:rFonts w:ascii="微软雅黑" w:eastAsia="微软雅黑" w:hAnsi="微软雅黑"/>
                <w:b/>
              </w:rPr>
            </w:pPr>
            <w:r w:rsidRPr="004C23EC">
              <w:rPr>
                <w:rFonts w:ascii="微软雅黑" w:eastAsia="微软雅黑" w:hAnsi="微软雅黑" w:hint="eastAsia"/>
                <w:b/>
              </w:rPr>
              <w:t>购物车</w:t>
            </w:r>
          </w:p>
        </w:tc>
        <w:tc>
          <w:tcPr>
            <w:tcW w:w="1758" w:type="dxa"/>
            <w:shd w:val="clear" w:color="auto" w:fill="FFFFFF" w:themeFill="background1"/>
          </w:tcPr>
          <w:p w:rsidR="00D74030" w:rsidRPr="00D13B21" w:rsidRDefault="00D74030" w:rsidP="00FD414C">
            <w:pPr>
              <w:rPr>
                <w:rFonts w:ascii="微软雅黑" w:eastAsia="微软雅黑" w:hAnsi="微软雅黑"/>
                <w:b/>
              </w:rPr>
            </w:pPr>
          </w:p>
        </w:tc>
        <w:tc>
          <w:tcPr>
            <w:tcW w:w="7229" w:type="dxa"/>
            <w:shd w:val="clear" w:color="auto" w:fill="FFFFFF" w:themeFill="background1"/>
          </w:tcPr>
          <w:p w:rsidR="00D74030" w:rsidRDefault="00D74030" w:rsidP="00FD414C">
            <w:pPr>
              <w:rPr>
                <w:rFonts w:ascii="微软雅黑" w:eastAsia="微软雅黑" w:hAnsi="微软雅黑"/>
              </w:rPr>
            </w:pPr>
            <w:r w:rsidRPr="00A1241A">
              <w:rPr>
                <w:rFonts w:ascii="微软雅黑" w:eastAsia="微软雅黑" w:hAnsi="微软雅黑" w:hint="eastAsia"/>
              </w:rPr>
              <w:t>访客通过购物车进入您店铺。</w:t>
            </w:r>
          </w:p>
          <w:p w:rsidR="00D74030" w:rsidRPr="00D13B21" w:rsidRDefault="00D74030" w:rsidP="00FD414C">
            <w:pPr>
              <w:rPr>
                <w:rFonts w:ascii="微软雅黑" w:eastAsia="微软雅黑" w:hAnsi="微软雅黑"/>
              </w:rPr>
            </w:pPr>
            <w:r w:rsidRPr="00660F8B">
              <w:rPr>
                <w:rFonts w:ascii="微软雅黑" w:eastAsia="微软雅黑" w:hAnsi="微软雅黑"/>
                <w:color w:val="FF0000"/>
              </w:rPr>
              <w:t>g</w:t>
            </w:r>
            <w:r w:rsidRPr="00EF74C3">
              <w:rPr>
                <w:rFonts w:ascii="微软雅黑" w:eastAsia="微软雅黑" w:hAnsi="微软雅黑"/>
              </w:rPr>
              <w:t>.gome.com.cn</w:t>
            </w:r>
          </w:p>
        </w:tc>
      </w:tr>
      <w:tr w:rsidR="00D74030" w:rsidRPr="00D13B21" w:rsidTr="00CF592B">
        <w:tc>
          <w:tcPr>
            <w:tcW w:w="1410" w:type="dxa"/>
            <w:vMerge/>
            <w:shd w:val="clear" w:color="auto" w:fill="FFFFFF" w:themeFill="background1"/>
          </w:tcPr>
          <w:p w:rsidR="00D74030" w:rsidRPr="00D13B21" w:rsidRDefault="00D74030" w:rsidP="00FD414C">
            <w:pPr>
              <w:rPr>
                <w:rFonts w:ascii="微软雅黑" w:eastAsia="微软雅黑" w:hAnsi="微软雅黑"/>
              </w:rPr>
            </w:pPr>
          </w:p>
        </w:tc>
        <w:tc>
          <w:tcPr>
            <w:tcW w:w="2069" w:type="dxa"/>
            <w:shd w:val="clear" w:color="auto" w:fill="FFFFFF" w:themeFill="background1"/>
          </w:tcPr>
          <w:p w:rsidR="00D74030" w:rsidRPr="004C23EC" w:rsidRDefault="00D74030" w:rsidP="00FD414C">
            <w:pPr>
              <w:rPr>
                <w:rFonts w:ascii="微软雅黑" w:eastAsia="微软雅黑" w:hAnsi="微软雅黑"/>
                <w:b/>
              </w:rPr>
            </w:pPr>
            <w:r w:rsidRPr="004C23EC">
              <w:rPr>
                <w:rFonts w:ascii="微软雅黑" w:eastAsia="微软雅黑" w:hAnsi="微软雅黑" w:hint="eastAsia"/>
                <w:b/>
              </w:rPr>
              <w:t>直接访问</w:t>
            </w:r>
          </w:p>
        </w:tc>
        <w:tc>
          <w:tcPr>
            <w:tcW w:w="1758" w:type="dxa"/>
            <w:shd w:val="clear" w:color="auto" w:fill="FFFFFF" w:themeFill="background1"/>
          </w:tcPr>
          <w:p w:rsidR="00D74030" w:rsidRPr="00D13B21" w:rsidRDefault="00D74030" w:rsidP="00FD414C">
            <w:pPr>
              <w:rPr>
                <w:rFonts w:ascii="微软雅黑" w:eastAsia="微软雅黑" w:hAnsi="微软雅黑"/>
              </w:rPr>
            </w:pPr>
          </w:p>
        </w:tc>
        <w:tc>
          <w:tcPr>
            <w:tcW w:w="7229" w:type="dxa"/>
            <w:shd w:val="clear" w:color="auto" w:fill="FFFFFF" w:themeFill="background1"/>
          </w:tcPr>
          <w:p w:rsidR="00D74030" w:rsidRDefault="00D74030" w:rsidP="00FD414C">
            <w:pPr>
              <w:rPr>
                <w:rFonts w:ascii="微软雅黑" w:eastAsia="微软雅黑" w:hAnsi="微软雅黑"/>
              </w:rPr>
            </w:pPr>
            <w:r w:rsidRPr="00A1241A">
              <w:rPr>
                <w:rFonts w:ascii="微软雅黑" w:eastAsia="微软雅黑" w:hAnsi="微软雅黑" w:hint="eastAsia"/>
              </w:rPr>
              <w:t>访客通过输入店铺地址或者通过浏览器收藏夹等直接进入您店铺。</w:t>
            </w:r>
          </w:p>
          <w:p w:rsidR="00D74030" w:rsidRPr="00D13B21" w:rsidRDefault="00D74030" w:rsidP="00FD414C">
            <w:pPr>
              <w:rPr>
                <w:rFonts w:ascii="微软雅黑" w:eastAsia="微软雅黑" w:hAnsi="微软雅黑"/>
              </w:rPr>
            </w:pPr>
          </w:p>
        </w:tc>
      </w:tr>
      <w:tr w:rsidR="00D74030" w:rsidRPr="00D13B21" w:rsidTr="00CF592B">
        <w:tc>
          <w:tcPr>
            <w:tcW w:w="1410" w:type="dxa"/>
            <w:vMerge/>
            <w:shd w:val="clear" w:color="auto" w:fill="FFFFFF" w:themeFill="background1"/>
          </w:tcPr>
          <w:p w:rsidR="00D74030" w:rsidRPr="00D13B21" w:rsidRDefault="00D74030" w:rsidP="00FD414C">
            <w:pPr>
              <w:rPr>
                <w:rFonts w:ascii="微软雅黑" w:eastAsia="微软雅黑" w:hAnsi="微软雅黑"/>
                <w:b/>
              </w:rPr>
            </w:pPr>
          </w:p>
        </w:tc>
        <w:tc>
          <w:tcPr>
            <w:tcW w:w="2069" w:type="dxa"/>
            <w:shd w:val="clear" w:color="auto" w:fill="FFFFFF" w:themeFill="background1"/>
          </w:tcPr>
          <w:p w:rsidR="00D74030" w:rsidRPr="002C3006" w:rsidRDefault="00D74030" w:rsidP="00FD414C">
            <w:pPr>
              <w:rPr>
                <w:rFonts w:ascii="微软雅黑" w:eastAsia="微软雅黑" w:hAnsi="微软雅黑"/>
                <w:b/>
              </w:rPr>
            </w:pPr>
            <w:r w:rsidRPr="002C3006">
              <w:rPr>
                <w:rFonts w:ascii="微软雅黑" w:eastAsia="微软雅黑" w:hAnsi="微软雅黑" w:hint="eastAsia"/>
                <w:b/>
              </w:rPr>
              <w:t>我的国美-首页</w:t>
            </w:r>
          </w:p>
        </w:tc>
        <w:tc>
          <w:tcPr>
            <w:tcW w:w="1758" w:type="dxa"/>
            <w:shd w:val="clear" w:color="auto" w:fill="FFFFFF" w:themeFill="background1"/>
          </w:tcPr>
          <w:p w:rsidR="00D74030" w:rsidRPr="00D13B21" w:rsidRDefault="00D74030" w:rsidP="00FD414C">
            <w:pPr>
              <w:rPr>
                <w:rFonts w:ascii="微软雅黑" w:eastAsia="微软雅黑" w:hAnsi="微软雅黑"/>
                <w:b/>
              </w:rPr>
            </w:pPr>
          </w:p>
        </w:tc>
        <w:tc>
          <w:tcPr>
            <w:tcW w:w="7229" w:type="dxa"/>
            <w:shd w:val="clear" w:color="auto" w:fill="FFFFFF" w:themeFill="background1"/>
          </w:tcPr>
          <w:p w:rsidR="00D74030" w:rsidRDefault="00D74030" w:rsidP="00FD414C">
            <w:pPr>
              <w:rPr>
                <w:rFonts w:ascii="微软雅黑" w:eastAsia="微软雅黑" w:hAnsi="微软雅黑"/>
              </w:rPr>
            </w:pPr>
            <w:r w:rsidRPr="00A1241A">
              <w:rPr>
                <w:rFonts w:ascii="微软雅黑" w:eastAsia="微软雅黑" w:hAnsi="微软雅黑" w:hint="eastAsia"/>
              </w:rPr>
              <w:t>访客从我的国美首页点击进入您店铺。</w:t>
            </w:r>
          </w:p>
          <w:p w:rsidR="00D74030" w:rsidRPr="00D13B21" w:rsidRDefault="00D74030" w:rsidP="00FD414C">
            <w:pPr>
              <w:rPr>
                <w:rFonts w:ascii="微软雅黑" w:eastAsia="微软雅黑" w:hAnsi="微软雅黑"/>
              </w:rPr>
            </w:pPr>
            <w:r w:rsidRPr="00660F8B">
              <w:rPr>
                <w:rFonts w:ascii="微软雅黑" w:eastAsia="微软雅黑" w:hAnsi="微软雅黑"/>
              </w:rPr>
              <w:t>http://g.gome.com.cn/ec/homeus/myaccount/gome/</w:t>
            </w:r>
            <w:r w:rsidRPr="00660F8B">
              <w:rPr>
                <w:rFonts w:ascii="微软雅黑" w:eastAsia="微软雅黑" w:hAnsi="微软雅黑"/>
                <w:color w:val="FF0000"/>
              </w:rPr>
              <w:t>profileHome</w:t>
            </w:r>
            <w:r w:rsidRPr="00660F8B">
              <w:rPr>
                <w:rFonts w:ascii="微软雅黑" w:eastAsia="微软雅黑" w:hAnsi="微软雅黑"/>
              </w:rPr>
              <w:t>.jsp?flag=a</w:t>
            </w:r>
          </w:p>
        </w:tc>
      </w:tr>
      <w:tr w:rsidR="00D74030" w:rsidRPr="00D13B21" w:rsidTr="00CF592B">
        <w:tc>
          <w:tcPr>
            <w:tcW w:w="1410" w:type="dxa"/>
            <w:vMerge/>
            <w:shd w:val="clear" w:color="auto" w:fill="FFFFFF" w:themeFill="background1"/>
          </w:tcPr>
          <w:p w:rsidR="00D74030" w:rsidRPr="00D13B21" w:rsidRDefault="00D74030" w:rsidP="00FD414C">
            <w:pPr>
              <w:rPr>
                <w:rFonts w:ascii="微软雅黑" w:eastAsia="微软雅黑" w:hAnsi="微软雅黑"/>
                <w:b/>
              </w:rPr>
            </w:pPr>
          </w:p>
        </w:tc>
        <w:tc>
          <w:tcPr>
            <w:tcW w:w="2069" w:type="dxa"/>
            <w:shd w:val="clear" w:color="auto" w:fill="FFFFFF" w:themeFill="background1"/>
          </w:tcPr>
          <w:p w:rsidR="00D74030" w:rsidRPr="002C3006" w:rsidRDefault="00D74030" w:rsidP="00FD414C">
            <w:pPr>
              <w:rPr>
                <w:rFonts w:ascii="微软雅黑" w:eastAsia="微软雅黑" w:hAnsi="微软雅黑"/>
                <w:b/>
              </w:rPr>
            </w:pPr>
            <w:r w:rsidRPr="002C3006">
              <w:rPr>
                <w:rFonts w:ascii="微软雅黑" w:eastAsia="微软雅黑" w:hAnsi="微软雅黑" w:hint="eastAsia"/>
                <w:b/>
              </w:rPr>
              <w:t>我的国美-我的收藏夹-店铺</w:t>
            </w:r>
          </w:p>
        </w:tc>
        <w:tc>
          <w:tcPr>
            <w:tcW w:w="1758" w:type="dxa"/>
            <w:shd w:val="clear" w:color="auto" w:fill="FFFFFF" w:themeFill="background1"/>
          </w:tcPr>
          <w:p w:rsidR="00D74030" w:rsidRPr="00D13B21" w:rsidRDefault="00D74030" w:rsidP="00FD414C">
            <w:pPr>
              <w:rPr>
                <w:rFonts w:ascii="微软雅黑" w:eastAsia="微软雅黑" w:hAnsi="微软雅黑"/>
                <w:b/>
              </w:rPr>
            </w:pPr>
          </w:p>
        </w:tc>
        <w:tc>
          <w:tcPr>
            <w:tcW w:w="7229" w:type="dxa"/>
            <w:shd w:val="clear" w:color="auto" w:fill="FFFFFF" w:themeFill="background1"/>
          </w:tcPr>
          <w:p w:rsidR="00D74030" w:rsidRDefault="00D74030" w:rsidP="00FD414C">
            <w:pPr>
              <w:rPr>
                <w:rFonts w:ascii="微软雅黑" w:eastAsia="微软雅黑" w:hAnsi="微软雅黑"/>
              </w:rPr>
            </w:pPr>
            <w:r w:rsidRPr="00A1241A">
              <w:rPr>
                <w:rFonts w:ascii="微软雅黑" w:eastAsia="微软雅黑" w:hAnsi="微软雅黑" w:hint="eastAsia"/>
              </w:rPr>
              <w:t>访客通过于收藏夹的店铺收藏进入您的店铺。</w:t>
            </w:r>
          </w:p>
          <w:p w:rsidR="00D74030" w:rsidRPr="00D13B21" w:rsidRDefault="00D74030" w:rsidP="00FD414C">
            <w:pPr>
              <w:rPr>
                <w:rFonts w:ascii="微软雅黑" w:eastAsia="微软雅黑" w:hAnsi="微软雅黑"/>
              </w:rPr>
            </w:pPr>
            <w:r w:rsidRPr="00660F8B">
              <w:rPr>
                <w:rFonts w:ascii="微软雅黑" w:eastAsia="微软雅黑" w:hAnsi="微软雅黑"/>
              </w:rPr>
              <w:t>http://g.gome.com.cn/ec/homeus/myaccount/gome/menupage/myFavorites.jsp?selpage=%E6%94%B6%E8%97%8F%E5%A4%B9&amp;firstMenu=2#</w:t>
            </w:r>
          </w:p>
        </w:tc>
      </w:tr>
      <w:tr w:rsidR="00D74030" w:rsidRPr="00D13B21" w:rsidTr="00CF592B">
        <w:tc>
          <w:tcPr>
            <w:tcW w:w="1410" w:type="dxa"/>
            <w:vMerge/>
            <w:shd w:val="clear" w:color="auto" w:fill="FFFFFF" w:themeFill="background1"/>
          </w:tcPr>
          <w:p w:rsidR="00D74030" w:rsidRPr="00D13B21" w:rsidRDefault="00D74030" w:rsidP="00FD414C">
            <w:pPr>
              <w:rPr>
                <w:rFonts w:ascii="微软雅黑" w:eastAsia="微软雅黑" w:hAnsi="微软雅黑"/>
                <w:b/>
              </w:rPr>
            </w:pPr>
          </w:p>
        </w:tc>
        <w:tc>
          <w:tcPr>
            <w:tcW w:w="2069" w:type="dxa"/>
            <w:shd w:val="clear" w:color="auto" w:fill="FFFFFF" w:themeFill="background1"/>
          </w:tcPr>
          <w:p w:rsidR="00D74030" w:rsidRPr="002C3006" w:rsidRDefault="00D74030" w:rsidP="00FD414C">
            <w:pPr>
              <w:rPr>
                <w:rFonts w:ascii="微软雅黑" w:eastAsia="微软雅黑" w:hAnsi="微软雅黑"/>
                <w:b/>
              </w:rPr>
            </w:pPr>
            <w:r w:rsidRPr="002C3006">
              <w:rPr>
                <w:rFonts w:ascii="微软雅黑" w:eastAsia="微软雅黑" w:hAnsi="微软雅黑" w:hint="eastAsia"/>
                <w:b/>
              </w:rPr>
              <w:t>我的国美-我的收藏夹</w:t>
            </w:r>
          </w:p>
        </w:tc>
        <w:tc>
          <w:tcPr>
            <w:tcW w:w="1758" w:type="dxa"/>
            <w:shd w:val="clear" w:color="auto" w:fill="FFFFFF" w:themeFill="background1"/>
          </w:tcPr>
          <w:p w:rsidR="00D74030" w:rsidRPr="00D13B21" w:rsidRDefault="00D74030" w:rsidP="00FD414C">
            <w:pPr>
              <w:rPr>
                <w:rFonts w:ascii="微软雅黑" w:eastAsia="微软雅黑" w:hAnsi="微软雅黑"/>
              </w:rPr>
            </w:pPr>
          </w:p>
        </w:tc>
        <w:tc>
          <w:tcPr>
            <w:tcW w:w="7229" w:type="dxa"/>
            <w:shd w:val="clear" w:color="auto" w:fill="FFFFFF" w:themeFill="background1"/>
          </w:tcPr>
          <w:p w:rsidR="00D74030" w:rsidRDefault="00D74030" w:rsidP="00FD414C">
            <w:pPr>
              <w:rPr>
                <w:rFonts w:ascii="微软雅黑" w:eastAsia="微软雅黑" w:hAnsi="微软雅黑"/>
              </w:rPr>
            </w:pPr>
            <w:r w:rsidRPr="00A1241A">
              <w:rPr>
                <w:rFonts w:ascii="微软雅黑" w:eastAsia="微软雅黑" w:hAnsi="微软雅黑" w:hint="eastAsia"/>
              </w:rPr>
              <w:t>访客通过于收藏夹的</w:t>
            </w:r>
            <w:r w:rsidRPr="00DE432E">
              <w:rPr>
                <w:rFonts w:ascii="微软雅黑" w:eastAsia="微软雅黑" w:hAnsi="微软雅黑" w:hint="eastAsia"/>
                <w:color w:val="FF0000"/>
              </w:rPr>
              <w:t>商品和店铺</w:t>
            </w:r>
            <w:r w:rsidRPr="00A1241A">
              <w:rPr>
                <w:rFonts w:ascii="微软雅黑" w:eastAsia="微软雅黑" w:hAnsi="微软雅黑" w:hint="eastAsia"/>
              </w:rPr>
              <w:t>收藏进入您的店铺。</w:t>
            </w:r>
          </w:p>
          <w:p w:rsidR="00D74030" w:rsidRPr="00A1241A" w:rsidRDefault="00D74030" w:rsidP="00FD414C">
            <w:pPr>
              <w:rPr>
                <w:rFonts w:ascii="微软雅黑" w:eastAsia="微软雅黑" w:hAnsi="微软雅黑"/>
              </w:rPr>
            </w:pPr>
            <w:r w:rsidRPr="00660F8B">
              <w:rPr>
                <w:rFonts w:ascii="微软雅黑" w:eastAsia="微软雅黑" w:hAnsi="微软雅黑"/>
              </w:rPr>
              <w:t>http://g.gome.com.cn/ec/homeus/myaccount/gome/menupage/myFavorites.jsp?selpage=%E6%94%B6%E8%97%8F%E5%A4%B9&amp;firstMenu=2#</w:t>
            </w:r>
          </w:p>
        </w:tc>
      </w:tr>
      <w:tr w:rsidR="00D74030" w:rsidRPr="00D13B21" w:rsidTr="00CF592B">
        <w:tc>
          <w:tcPr>
            <w:tcW w:w="1410" w:type="dxa"/>
            <w:vMerge/>
            <w:shd w:val="clear" w:color="auto" w:fill="FFFFFF" w:themeFill="background1"/>
          </w:tcPr>
          <w:p w:rsidR="00D74030" w:rsidRPr="00D13B21" w:rsidRDefault="00D74030" w:rsidP="00FD414C">
            <w:pPr>
              <w:rPr>
                <w:rFonts w:ascii="微软雅黑" w:eastAsia="微软雅黑" w:hAnsi="微软雅黑"/>
                <w:b/>
              </w:rPr>
            </w:pPr>
          </w:p>
        </w:tc>
        <w:tc>
          <w:tcPr>
            <w:tcW w:w="2069" w:type="dxa"/>
            <w:shd w:val="clear" w:color="auto" w:fill="FFFFFF" w:themeFill="background1"/>
          </w:tcPr>
          <w:p w:rsidR="00D74030" w:rsidRPr="002C3006" w:rsidRDefault="00D74030" w:rsidP="00FD414C">
            <w:pPr>
              <w:rPr>
                <w:rFonts w:ascii="微软雅黑" w:eastAsia="微软雅黑" w:hAnsi="微软雅黑"/>
                <w:b/>
              </w:rPr>
            </w:pPr>
            <w:r w:rsidRPr="002C3006">
              <w:rPr>
                <w:rFonts w:ascii="微软雅黑" w:eastAsia="微软雅黑" w:hAnsi="微软雅黑" w:hint="eastAsia"/>
                <w:b/>
              </w:rPr>
              <w:t>我的国美-</w:t>
            </w:r>
            <w:r>
              <w:rPr>
                <w:rFonts w:ascii="微软雅黑" w:eastAsia="微软雅黑" w:hAnsi="微软雅黑" w:hint="eastAsia"/>
                <w:b/>
              </w:rPr>
              <w:t>我的订单</w:t>
            </w:r>
          </w:p>
        </w:tc>
        <w:tc>
          <w:tcPr>
            <w:tcW w:w="1758" w:type="dxa"/>
            <w:shd w:val="clear" w:color="auto" w:fill="FFFFFF" w:themeFill="background1"/>
          </w:tcPr>
          <w:p w:rsidR="00D74030" w:rsidRPr="00D13B21" w:rsidRDefault="00D74030" w:rsidP="00FD414C">
            <w:pPr>
              <w:rPr>
                <w:rFonts w:ascii="微软雅黑" w:eastAsia="微软雅黑" w:hAnsi="微软雅黑"/>
                <w:b/>
              </w:rPr>
            </w:pPr>
          </w:p>
        </w:tc>
        <w:tc>
          <w:tcPr>
            <w:tcW w:w="7229" w:type="dxa"/>
            <w:shd w:val="clear" w:color="auto" w:fill="FFFFFF" w:themeFill="background1"/>
          </w:tcPr>
          <w:p w:rsidR="00D74030" w:rsidRPr="00D13B21" w:rsidRDefault="00D74030" w:rsidP="00FD414C">
            <w:pPr>
              <w:rPr>
                <w:rFonts w:ascii="微软雅黑" w:eastAsia="微软雅黑" w:hAnsi="微软雅黑"/>
              </w:rPr>
            </w:pPr>
            <w:r w:rsidRPr="00660F8B">
              <w:rPr>
                <w:rFonts w:ascii="微软雅黑" w:eastAsia="微软雅黑" w:hAnsi="微软雅黑"/>
              </w:rPr>
              <w:t>http://g.gome.com.cn/ec/homeus/myaccount/myOrders.jsp?selpage=%E6%88%91%E7%9A%84%E8%AE%A2%E5%8D%95&amp;firstMenu=1</w:t>
            </w:r>
          </w:p>
        </w:tc>
      </w:tr>
      <w:tr w:rsidR="00D74030" w:rsidRPr="00D13B21" w:rsidTr="00CF592B">
        <w:tc>
          <w:tcPr>
            <w:tcW w:w="1410" w:type="dxa"/>
            <w:shd w:val="clear" w:color="auto" w:fill="FFFFFF" w:themeFill="background1"/>
          </w:tcPr>
          <w:p w:rsidR="00D74030" w:rsidRPr="00D13B21" w:rsidRDefault="00D74030" w:rsidP="00FD414C">
            <w:pPr>
              <w:rPr>
                <w:rFonts w:ascii="微软雅黑" w:eastAsia="微软雅黑" w:hAnsi="微软雅黑"/>
                <w:color w:val="0070C0"/>
              </w:rPr>
            </w:pPr>
            <w:r w:rsidRPr="00D13B21">
              <w:rPr>
                <w:rFonts w:ascii="微软雅黑" w:eastAsia="微软雅黑" w:hAnsi="微软雅黑" w:hint="eastAsia"/>
                <w:b/>
                <w:color w:val="0070C0"/>
              </w:rPr>
              <w:t>付费流量</w:t>
            </w:r>
          </w:p>
        </w:tc>
        <w:tc>
          <w:tcPr>
            <w:tcW w:w="2069" w:type="dxa"/>
            <w:shd w:val="clear" w:color="auto" w:fill="FFFFFF" w:themeFill="background1"/>
          </w:tcPr>
          <w:p w:rsidR="00D74030" w:rsidRPr="00366499" w:rsidRDefault="00D74030" w:rsidP="00FD414C">
            <w:pPr>
              <w:rPr>
                <w:rFonts w:ascii="微软雅黑" w:eastAsia="微软雅黑" w:hAnsi="微软雅黑"/>
                <w:color w:val="000000" w:themeColor="text1"/>
              </w:rPr>
            </w:pPr>
            <w:r w:rsidRPr="00366499">
              <w:rPr>
                <w:rFonts w:ascii="微软雅黑" w:eastAsia="微软雅黑" w:hAnsi="微软雅黑" w:hint="eastAsia"/>
                <w:color w:val="000000" w:themeColor="text1"/>
              </w:rPr>
              <w:t>有一个</w:t>
            </w:r>
            <w:r>
              <w:rPr>
                <w:rFonts w:ascii="微软雅黑" w:eastAsia="微软雅黑" w:hAnsi="微软雅黑" w:hint="eastAsia"/>
                <w:color w:val="000000" w:themeColor="text1"/>
              </w:rPr>
              <w:t>推荐位</w:t>
            </w:r>
          </w:p>
        </w:tc>
        <w:tc>
          <w:tcPr>
            <w:tcW w:w="1758" w:type="dxa"/>
            <w:shd w:val="clear" w:color="auto" w:fill="FFFFFF" w:themeFill="background1"/>
          </w:tcPr>
          <w:p w:rsidR="00D74030" w:rsidRPr="00D13B21" w:rsidRDefault="00D74030" w:rsidP="00FD414C">
            <w:pPr>
              <w:rPr>
                <w:rFonts w:ascii="微软雅黑" w:eastAsia="微软雅黑" w:hAnsi="微软雅黑"/>
              </w:rPr>
            </w:pPr>
          </w:p>
        </w:tc>
        <w:tc>
          <w:tcPr>
            <w:tcW w:w="7229" w:type="dxa"/>
            <w:shd w:val="clear" w:color="auto" w:fill="FFFFFF" w:themeFill="background1"/>
          </w:tcPr>
          <w:p w:rsidR="00D74030" w:rsidRPr="00D13B21" w:rsidRDefault="00D74030" w:rsidP="00FD414C">
            <w:pPr>
              <w:rPr>
                <w:rFonts w:ascii="微软雅黑" w:eastAsia="微软雅黑" w:hAnsi="微软雅黑"/>
              </w:rPr>
            </w:pPr>
          </w:p>
        </w:tc>
      </w:tr>
      <w:tr w:rsidR="00D74030" w:rsidRPr="00D13B21" w:rsidTr="00CF592B">
        <w:tc>
          <w:tcPr>
            <w:tcW w:w="1410" w:type="dxa"/>
            <w:shd w:val="clear" w:color="auto" w:fill="FFFFFF" w:themeFill="background1"/>
          </w:tcPr>
          <w:p w:rsidR="00D74030" w:rsidRPr="00D13B21" w:rsidRDefault="00D74030" w:rsidP="00FD414C">
            <w:pPr>
              <w:rPr>
                <w:rFonts w:ascii="微软雅黑" w:eastAsia="微软雅黑" w:hAnsi="微软雅黑"/>
              </w:rPr>
            </w:pPr>
          </w:p>
        </w:tc>
        <w:tc>
          <w:tcPr>
            <w:tcW w:w="2069" w:type="dxa"/>
            <w:shd w:val="clear" w:color="auto" w:fill="FFFFFF" w:themeFill="background1"/>
          </w:tcPr>
          <w:p w:rsidR="00D74030" w:rsidRPr="00D13B21" w:rsidRDefault="00D74030" w:rsidP="00FD414C">
            <w:pPr>
              <w:rPr>
                <w:rFonts w:ascii="微软雅黑" w:eastAsia="微软雅黑" w:hAnsi="微软雅黑"/>
                <w:b/>
              </w:rPr>
            </w:pPr>
            <w:r>
              <w:rPr>
                <w:rFonts w:ascii="微软雅黑" w:eastAsia="微软雅黑" w:hAnsi="微软雅黑" w:hint="eastAsia"/>
                <w:b/>
              </w:rPr>
              <w:t>站外付费广告位</w:t>
            </w:r>
          </w:p>
        </w:tc>
        <w:tc>
          <w:tcPr>
            <w:tcW w:w="1758" w:type="dxa"/>
            <w:shd w:val="clear" w:color="auto" w:fill="FFFFFF" w:themeFill="background1"/>
          </w:tcPr>
          <w:p w:rsidR="00D74030" w:rsidRPr="00D13B21" w:rsidRDefault="00D74030" w:rsidP="00FD414C">
            <w:pPr>
              <w:rPr>
                <w:rFonts w:ascii="微软雅黑" w:eastAsia="微软雅黑" w:hAnsi="微软雅黑"/>
              </w:rPr>
            </w:pPr>
          </w:p>
        </w:tc>
        <w:tc>
          <w:tcPr>
            <w:tcW w:w="7229" w:type="dxa"/>
            <w:shd w:val="clear" w:color="auto" w:fill="FFFFFF" w:themeFill="background1"/>
          </w:tcPr>
          <w:p w:rsidR="00D74030" w:rsidRPr="00D13B21" w:rsidRDefault="00D74030" w:rsidP="00FD414C">
            <w:pPr>
              <w:rPr>
                <w:rFonts w:ascii="微软雅黑" w:eastAsia="微软雅黑" w:hAnsi="微软雅黑"/>
              </w:rPr>
            </w:pPr>
          </w:p>
        </w:tc>
      </w:tr>
      <w:tr w:rsidR="00D74030" w:rsidRPr="00D13B21" w:rsidTr="00CF592B">
        <w:tc>
          <w:tcPr>
            <w:tcW w:w="1410" w:type="dxa"/>
            <w:shd w:val="clear" w:color="auto" w:fill="FFFFFF" w:themeFill="background1"/>
          </w:tcPr>
          <w:p w:rsidR="00D74030" w:rsidRPr="00D13B21" w:rsidRDefault="00D74030" w:rsidP="00FD414C">
            <w:pPr>
              <w:rPr>
                <w:rFonts w:ascii="微软雅黑" w:eastAsia="微软雅黑" w:hAnsi="微软雅黑"/>
                <w:color w:val="0070C0"/>
              </w:rPr>
            </w:pPr>
            <w:r w:rsidRPr="00D13B21">
              <w:rPr>
                <w:rFonts w:ascii="微软雅黑" w:eastAsia="微软雅黑" w:hAnsi="微软雅黑" w:hint="eastAsia"/>
                <w:b/>
                <w:color w:val="0070C0"/>
              </w:rPr>
              <w:t>站外</w:t>
            </w:r>
          </w:p>
        </w:tc>
        <w:tc>
          <w:tcPr>
            <w:tcW w:w="2069" w:type="dxa"/>
            <w:shd w:val="clear" w:color="auto" w:fill="FFFFFF" w:themeFill="background1"/>
          </w:tcPr>
          <w:p w:rsidR="00D74030" w:rsidRPr="00D13B21" w:rsidRDefault="00D74030" w:rsidP="00FD414C">
            <w:pPr>
              <w:rPr>
                <w:rFonts w:ascii="微软雅黑" w:eastAsia="微软雅黑" w:hAnsi="微软雅黑"/>
                <w:b/>
              </w:rPr>
            </w:pPr>
            <w:r>
              <w:rPr>
                <w:rFonts w:ascii="微软雅黑" w:eastAsia="微软雅黑" w:hAnsi="微软雅黑" w:hint="eastAsia"/>
                <w:b/>
              </w:rPr>
              <w:t>站外</w:t>
            </w:r>
            <w:r w:rsidRPr="00D13B21">
              <w:rPr>
                <w:rFonts w:ascii="微软雅黑" w:eastAsia="微软雅黑" w:hAnsi="微软雅黑" w:hint="eastAsia"/>
                <w:b/>
              </w:rPr>
              <w:t>搜索</w:t>
            </w:r>
          </w:p>
        </w:tc>
        <w:tc>
          <w:tcPr>
            <w:tcW w:w="1758" w:type="dxa"/>
            <w:shd w:val="clear" w:color="auto" w:fill="FFFFFF" w:themeFill="background1"/>
          </w:tcPr>
          <w:p w:rsidR="00D74030" w:rsidRPr="00D13B21" w:rsidRDefault="00D74030" w:rsidP="00FD414C">
            <w:pPr>
              <w:rPr>
                <w:rFonts w:ascii="微软雅黑" w:eastAsia="微软雅黑" w:hAnsi="微软雅黑"/>
                <w:b/>
              </w:rPr>
            </w:pPr>
            <w:r w:rsidRPr="00D13B21">
              <w:rPr>
                <w:rFonts w:ascii="微软雅黑" w:eastAsia="微软雅黑" w:hAnsi="微软雅黑" w:hint="eastAsia"/>
              </w:rPr>
              <w:t>搜索引擎</w:t>
            </w:r>
          </w:p>
        </w:tc>
        <w:tc>
          <w:tcPr>
            <w:tcW w:w="7229" w:type="dxa"/>
            <w:shd w:val="clear" w:color="auto" w:fill="FFFFFF" w:themeFill="background1"/>
          </w:tcPr>
          <w:p w:rsidR="00D74030" w:rsidRPr="00D13B21" w:rsidRDefault="00D74030" w:rsidP="00FD414C">
            <w:pPr>
              <w:rPr>
                <w:rFonts w:ascii="微软雅黑" w:eastAsia="微软雅黑" w:hAnsi="微软雅黑"/>
              </w:rPr>
            </w:pPr>
          </w:p>
        </w:tc>
      </w:tr>
      <w:tr w:rsidR="00D74030" w:rsidRPr="00D13B21" w:rsidTr="00CF592B">
        <w:tc>
          <w:tcPr>
            <w:tcW w:w="1410" w:type="dxa"/>
            <w:shd w:val="clear" w:color="auto" w:fill="FFFFFF" w:themeFill="background1"/>
          </w:tcPr>
          <w:p w:rsidR="00D74030" w:rsidRPr="00D13B21" w:rsidRDefault="00D74030" w:rsidP="00FD414C">
            <w:pPr>
              <w:rPr>
                <w:rFonts w:ascii="微软雅黑" w:eastAsia="微软雅黑" w:hAnsi="微软雅黑"/>
                <w:b/>
              </w:rPr>
            </w:pPr>
          </w:p>
        </w:tc>
        <w:tc>
          <w:tcPr>
            <w:tcW w:w="2069" w:type="dxa"/>
            <w:vMerge w:val="restart"/>
            <w:shd w:val="clear" w:color="auto" w:fill="FFFFFF" w:themeFill="background1"/>
          </w:tcPr>
          <w:p w:rsidR="00D74030" w:rsidRPr="00D13B21" w:rsidRDefault="00D74030" w:rsidP="00FD414C">
            <w:pPr>
              <w:rPr>
                <w:rFonts w:ascii="微软雅黑" w:eastAsia="微软雅黑" w:hAnsi="微软雅黑"/>
                <w:b/>
              </w:rPr>
            </w:pPr>
          </w:p>
        </w:tc>
        <w:tc>
          <w:tcPr>
            <w:tcW w:w="1758" w:type="dxa"/>
            <w:shd w:val="clear" w:color="auto" w:fill="FFFFFF" w:themeFill="background1"/>
          </w:tcPr>
          <w:p w:rsidR="00D74030" w:rsidRPr="00A54025" w:rsidRDefault="00D74030" w:rsidP="00FD414C">
            <w:pPr>
              <w:rPr>
                <w:rFonts w:ascii="微软雅黑" w:eastAsia="微软雅黑" w:hAnsi="微软雅黑"/>
                <w:color w:val="808080" w:themeColor="background1" w:themeShade="80"/>
              </w:rPr>
            </w:pPr>
            <w:r w:rsidRPr="00A54025">
              <w:rPr>
                <w:rFonts w:ascii="微软雅黑" w:eastAsia="微软雅黑" w:hAnsi="微软雅黑" w:hint="eastAsia"/>
                <w:color w:val="808080" w:themeColor="background1" w:themeShade="80"/>
              </w:rPr>
              <w:t>百度</w:t>
            </w:r>
          </w:p>
        </w:tc>
        <w:tc>
          <w:tcPr>
            <w:tcW w:w="7229" w:type="dxa"/>
            <w:shd w:val="clear" w:color="auto" w:fill="FFFFFF" w:themeFill="background1"/>
          </w:tcPr>
          <w:p w:rsidR="00D74030" w:rsidRPr="00D13B21" w:rsidRDefault="00D74030" w:rsidP="00FD414C">
            <w:pPr>
              <w:rPr>
                <w:rFonts w:ascii="微软雅黑" w:eastAsia="微软雅黑" w:hAnsi="微软雅黑"/>
              </w:rPr>
            </w:pPr>
          </w:p>
        </w:tc>
      </w:tr>
      <w:tr w:rsidR="00D74030" w:rsidRPr="00D13B21" w:rsidTr="00CF592B">
        <w:tc>
          <w:tcPr>
            <w:tcW w:w="1410" w:type="dxa"/>
            <w:shd w:val="clear" w:color="auto" w:fill="FFFFFF" w:themeFill="background1"/>
          </w:tcPr>
          <w:p w:rsidR="00D74030" w:rsidRPr="00D13B21" w:rsidRDefault="00D74030" w:rsidP="00FD414C">
            <w:pPr>
              <w:rPr>
                <w:rFonts w:ascii="微软雅黑" w:eastAsia="微软雅黑" w:hAnsi="微软雅黑"/>
                <w:b/>
              </w:rPr>
            </w:pPr>
          </w:p>
        </w:tc>
        <w:tc>
          <w:tcPr>
            <w:tcW w:w="2069" w:type="dxa"/>
            <w:vMerge/>
            <w:shd w:val="clear" w:color="auto" w:fill="FFFFFF" w:themeFill="background1"/>
          </w:tcPr>
          <w:p w:rsidR="00D74030" w:rsidRPr="00D13B21" w:rsidRDefault="00D74030" w:rsidP="00FD414C">
            <w:pPr>
              <w:rPr>
                <w:rFonts w:ascii="微软雅黑" w:eastAsia="微软雅黑" w:hAnsi="微软雅黑"/>
                <w:b/>
              </w:rPr>
            </w:pPr>
          </w:p>
        </w:tc>
        <w:tc>
          <w:tcPr>
            <w:tcW w:w="1758" w:type="dxa"/>
            <w:shd w:val="clear" w:color="auto" w:fill="FFFFFF" w:themeFill="background1"/>
          </w:tcPr>
          <w:p w:rsidR="00D74030" w:rsidRPr="00A54025" w:rsidRDefault="00D74030" w:rsidP="00FD414C">
            <w:pPr>
              <w:rPr>
                <w:rFonts w:ascii="微软雅黑" w:eastAsia="微软雅黑" w:hAnsi="微软雅黑"/>
                <w:color w:val="808080" w:themeColor="background1" w:themeShade="80"/>
              </w:rPr>
            </w:pPr>
            <w:r w:rsidRPr="00A54025">
              <w:rPr>
                <w:rFonts w:ascii="微软雅黑" w:eastAsia="微软雅黑" w:hAnsi="微软雅黑" w:hint="eastAsia"/>
                <w:color w:val="808080" w:themeColor="background1" w:themeShade="80"/>
              </w:rPr>
              <w:t>360搜索</w:t>
            </w:r>
          </w:p>
        </w:tc>
        <w:tc>
          <w:tcPr>
            <w:tcW w:w="7229" w:type="dxa"/>
            <w:shd w:val="clear" w:color="auto" w:fill="FFFFFF" w:themeFill="background1"/>
          </w:tcPr>
          <w:p w:rsidR="00D74030" w:rsidRPr="00D13B21" w:rsidRDefault="00D74030" w:rsidP="00FD414C">
            <w:pPr>
              <w:rPr>
                <w:rFonts w:ascii="微软雅黑" w:eastAsia="微软雅黑" w:hAnsi="微软雅黑"/>
              </w:rPr>
            </w:pPr>
          </w:p>
        </w:tc>
      </w:tr>
      <w:tr w:rsidR="00D74030" w:rsidRPr="00D13B21" w:rsidTr="00CF592B">
        <w:tc>
          <w:tcPr>
            <w:tcW w:w="1410" w:type="dxa"/>
            <w:shd w:val="clear" w:color="auto" w:fill="FFFFFF" w:themeFill="background1"/>
          </w:tcPr>
          <w:p w:rsidR="00D74030" w:rsidRPr="00D13B21" w:rsidRDefault="00D74030" w:rsidP="00FD414C">
            <w:pPr>
              <w:rPr>
                <w:rFonts w:ascii="微软雅黑" w:eastAsia="微软雅黑" w:hAnsi="微软雅黑"/>
                <w:b/>
              </w:rPr>
            </w:pPr>
          </w:p>
        </w:tc>
        <w:tc>
          <w:tcPr>
            <w:tcW w:w="2069" w:type="dxa"/>
            <w:vMerge/>
            <w:shd w:val="clear" w:color="auto" w:fill="FFFFFF" w:themeFill="background1"/>
          </w:tcPr>
          <w:p w:rsidR="00D74030" w:rsidRPr="00D13B21" w:rsidRDefault="00D74030" w:rsidP="00FD414C">
            <w:pPr>
              <w:rPr>
                <w:rFonts w:ascii="微软雅黑" w:eastAsia="微软雅黑" w:hAnsi="微软雅黑"/>
                <w:b/>
              </w:rPr>
            </w:pPr>
          </w:p>
        </w:tc>
        <w:tc>
          <w:tcPr>
            <w:tcW w:w="1758" w:type="dxa"/>
            <w:shd w:val="clear" w:color="auto" w:fill="FFFFFF" w:themeFill="background1"/>
          </w:tcPr>
          <w:p w:rsidR="00D74030" w:rsidRPr="00A54025" w:rsidRDefault="00D74030" w:rsidP="00FD414C">
            <w:pPr>
              <w:rPr>
                <w:rFonts w:ascii="微软雅黑" w:eastAsia="微软雅黑" w:hAnsi="微软雅黑"/>
                <w:color w:val="808080" w:themeColor="background1" w:themeShade="80"/>
              </w:rPr>
            </w:pPr>
            <w:proofErr w:type="gramStart"/>
            <w:r w:rsidRPr="00A54025">
              <w:rPr>
                <w:rFonts w:ascii="微软雅黑" w:eastAsia="微软雅黑" w:hAnsi="微软雅黑" w:hint="eastAsia"/>
                <w:color w:val="808080" w:themeColor="background1" w:themeShade="80"/>
              </w:rPr>
              <w:t>搜狗</w:t>
            </w:r>
            <w:proofErr w:type="gramEnd"/>
          </w:p>
        </w:tc>
        <w:tc>
          <w:tcPr>
            <w:tcW w:w="7229" w:type="dxa"/>
            <w:shd w:val="clear" w:color="auto" w:fill="FFFFFF" w:themeFill="background1"/>
          </w:tcPr>
          <w:p w:rsidR="00D74030" w:rsidRPr="00D13B21" w:rsidRDefault="00D74030" w:rsidP="00FD414C">
            <w:pPr>
              <w:rPr>
                <w:rFonts w:ascii="微软雅黑" w:eastAsia="微软雅黑" w:hAnsi="微软雅黑"/>
              </w:rPr>
            </w:pPr>
          </w:p>
        </w:tc>
      </w:tr>
      <w:tr w:rsidR="00D74030" w:rsidRPr="00D13B21" w:rsidTr="00CF592B">
        <w:tc>
          <w:tcPr>
            <w:tcW w:w="1410" w:type="dxa"/>
            <w:shd w:val="clear" w:color="auto" w:fill="FFFFFF" w:themeFill="background1"/>
          </w:tcPr>
          <w:p w:rsidR="00D74030" w:rsidRPr="00D13B21" w:rsidRDefault="00D74030" w:rsidP="00FD414C">
            <w:pPr>
              <w:rPr>
                <w:rFonts w:ascii="微软雅黑" w:eastAsia="微软雅黑" w:hAnsi="微软雅黑"/>
                <w:b/>
              </w:rPr>
            </w:pPr>
          </w:p>
        </w:tc>
        <w:tc>
          <w:tcPr>
            <w:tcW w:w="2069" w:type="dxa"/>
            <w:vMerge/>
            <w:shd w:val="clear" w:color="auto" w:fill="FFFFFF" w:themeFill="background1"/>
          </w:tcPr>
          <w:p w:rsidR="00D74030" w:rsidRPr="00D13B21" w:rsidRDefault="00D74030" w:rsidP="00FD414C">
            <w:pPr>
              <w:rPr>
                <w:rFonts w:ascii="微软雅黑" w:eastAsia="微软雅黑" w:hAnsi="微软雅黑"/>
                <w:b/>
              </w:rPr>
            </w:pPr>
          </w:p>
        </w:tc>
        <w:tc>
          <w:tcPr>
            <w:tcW w:w="1758" w:type="dxa"/>
            <w:shd w:val="clear" w:color="auto" w:fill="FFFFFF" w:themeFill="background1"/>
          </w:tcPr>
          <w:p w:rsidR="00D74030" w:rsidRPr="00A54025" w:rsidRDefault="00D74030" w:rsidP="00FD414C">
            <w:pPr>
              <w:rPr>
                <w:rFonts w:ascii="微软雅黑" w:eastAsia="微软雅黑" w:hAnsi="微软雅黑"/>
                <w:color w:val="808080" w:themeColor="background1" w:themeShade="80"/>
              </w:rPr>
            </w:pPr>
            <w:r w:rsidRPr="00A54025">
              <w:rPr>
                <w:rFonts w:ascii="微软雅黑" w:eastAsia="微软雅黑" w:hAnsi="微软雅黑" w:hint="eastAsia"/>
                <w:color w:val="808080" w:themeColor="background1" w:themeShade="80"/>
              </w:rPr>
              <w:t>……</w:t>
            </w:r>
          </w:p>
        </w:tc>
        <w:tc>
          <w:tcPr>
            <w:tcW w:w="7229" w:type="dxa"/>
            <w:shd w:val="clear" w:color="auto" w:fill="FFFFFF" w:themeFill="background1"/>
          </w:tcPr>
          <w:p w:rsidR="00D74030" w:rsidRPr="00D13B21" w:rsidRDefault="00D74030" w:rsidP="00FD414C">
            <w:pPr>
              <w:rPr>
                <w:rFonts w:ascii="微软雅黑" w:eastAsia="微软雅黑" w:hAnsi="微软雅黑"/>
              </w:rPr>
            </w:pPr>
          </w:p>
        </w:tc>
      </w:tr>
      <w:tr w:rsidR="00D74030" w:rsidRPr="004F60EB" w:rsidTr="00CF592B">
        <w:tc>
          <w:tcPr>
            <w:tcW w:w="1410" w:type="dxa"/>
            <w:shd w:val="clear" w:color="auto" w:fill="FFFFFF" w:themeFill="background1"/>
          </w:tcPr>
          <w:p w:rsidR="00D74030" w:rsidRPr="00D13B21" w:rsidRDefault="00D74030" w:rsidP="00FD414C">
            <w:pPr>
              <w:rPr>
                <w:rFonts w:ascii="微软雅黑" w:eastAsia="微软雅黑" w:hAnsi="微软雅黑"/>
                <w:b/>
              </w:rPr>
            </w:pPr>
          </w:p>
        </w:tc>
        <w:tc>
          <w:tcPr>
            <w:tcW w:w="2069" w:type="dxa"/>
            <w:shd w:val="clear" w:color="auto" w:fill="FFFFFF" w:themeFill="background1"/>
          </w:tcPr>
          <w:p w:rsidR="00D74030" w:rsidRPr="00D13B21" w:rsidRDefault="00D74030" w:rsidP="00FD414C">
            <w:pPr>
              <w:rPr>
                <w:rFonts w:ascii="微软雅黑" w:eastAsia="微软雅黑" w:hAnsi="微软雅黑"/>
                <w:b/>
              </w:rPr>
            </w:pPr>
            <w:r>
              <w:rPr>
                <w:rFonts w:ascii="微软雅黑" w:eastAsia="微软雅黑" w:hAnsi="微软雅黑" w:hint="eastAsia"/>
                <w:b/>
              </w:rPr>
              <w:t>站外</w:t>
            </w:r>
            <w:r w:rsidRPr="00D13B21">
              <w:rPr>
                <w:rFonts w:ascii="微软雅黑" w:eastAsia="微软雅黑" w:hAnsi="微软雅黑" w:hint="eastAsia"/>
                <w:b/>
              </w:rPr>
              <w:t>其他</w:t>
            </w:r>
          </w:p>
        </w:tc>
        <w:tc>
          <w:tcPr>
            <w:tcW w:w="1758" w:type="dxa"/>
            <w:shd w:val="clear" w:color="auto" w:fill="FFFFFF" w:themeFill="background1"/>
          </w:tcPr>
          <w:p w:rsidR="00D74030" w:rsidRPr="00D13B21" w:rsidRDefault="00D74030" w:rsidP="00FD414C">
            <w:pPr>
              <w:rPr>
                <w:rFonts w:ascii="微软雅黑" w:eastAsia="微软雅黑" w:hAnsi="微软雅黑"/>
                <w:b/>
              </w:rPr>
            </w:pPr>
          </w:p>
        </w:tc>
        <w:tc>
          <w:tcPr>
            <w:tcW w:w="7229" w:type="dxa"/>
            <w:shd w:val="clear" w:color="auto" w:fill="FFFFFF" w:themeFill="background1"/>
          </w:tcPr>
          <w:p w:rsidR="00D74030" w:rsidRPr="00A1241A" w:rsidRDefault="00D74030" w:rsidP="00FD414C">
            <w:pPr>
              <w:rPr>
                <w:rFonts w:ascii="微软雅黑" w:eastAsia="微软雅黑" w:hAnsi="微软雅黑"/>
              </w:rPr>
            </w:pPr>
            <w:r w:rsidRPr="00A1241A">
              <w:rPr>
                <w:rFonts w:ascii="微软雅黑" w:eastAsia="微软雅黑" w:hAnsi="微软雅黑" w:hint="eastAsia"/>
              </w:rPr>
              <w:t>访客通过上述列出的渠道之外，其他渠道进入您店铺。</w:t>
            </w:r>
          </w:p>
        </w:tc>
      </w:tr>
    </w:tbl>
    <w:p w:rsidR="009325F3" w:rsidRPr="00D74030" w:rsidRDefault="009325F3" w:rsidP="001E2749"/>
    <w:p w:rsidR="00B84AF7" w:rsidRPr="003E62CD" w:rsidRDefault="002F53F8" w:rsidP="005229D6">
      <w:pPr>
        <w:rPr>
          <w:b/>
        </w:rPr>
      </w:pPr>
      <w:r>
        <w:rPr>
          <w:rFonts w:hint="eastAsia"/>
          <w:b/>
        </w:rPr>
        <w:t>上线时</w:t>
      </w:r>
      <w:r w:rsidR="001B1065" w:rsidRPr="003E62CD">
        <w:rPr>
          <w:rFonts w:hint="eastAsia"/>
          <w:b/>
        </w:rPr>
        <w:t>可以支持的来源：</w:t>
      </w:r>
    </w:p>
    <w:p w:rsidR="00B84AF7" w:rsidRDefault="00B84AF7" w:rsidP="00B84AF7">
      <w:pPr>
        <w:shd w:val="clear" w:color="auto" w:fill="FFFFFF"/>
        <w:overflowPunct/>
        <w:autoSpaceDE/>
        <w:autoSpaceDN/>
        <w:adjustRightInd/>
        <w:textAlignment w:val="auto"/>
        <w:rPr>
          <w:rFonts w:ascii="_ae6fc5d1" w:hAnsi="_ae6fc5d1" w:cs="MS Shell Dlg 2" w:hint="eastAsia"/>
          <w:color w:val="000000"/>
          <w:sz w:val="24"/>
          <w:szCs w:val="24"/>
        </w:rPr>
      </w:pPr>
      <w:r w:rsidRPr="00B84AF7">
        <w:rPr>
          <w:rFonts w:ascii="_ae6fc5d1" w:hAnsi="_ae6fc5d1" w:cs="MS Shell Dlg 2"/>
          <w:color w:val="000000"/>
          <w:sz w:val="24"/>
          <w:szCs w:val="24"/>
          <w:bdr w:val="none" w:sz="0" w:space="0" w:color="auto" w:frame="1"/>
          <w:shd w:val="clear" w:color="auto" w:fill="FFFFFF"/>
        </w:rPr>
        <w:t>企业采购</w:t>
      </w:r>
      <w:r w:rsidRPr="00B84AF7">
        <w:rPr>
          <w:rFonts w:ascii="_ae6fc5d1" w:hAnsi="_ae6fc5d1" w:cs="MS Shell Dlg 2"/>
          <w:color w:val="000000"/>
          <w:sz w:val="24"/>
          <w:szCs w:val="24"/>
        </w:rPr>
        <w:br/>
      </w:r>
      <w:r w:rsidRPr="00B84AF7">
        <w:rPr>
          <w:rFonts w:ascii="_ae6fc5d1" w:hAnsi="_ae6fc5d1" w:cs="MS Shell Dlg 2"/>
          <w:color w:val="000000"/>
          <w:sz w:val="24"/>
          <w:szCs w:val="24"/>
          <w:bdr w:val="none" w:sz="0" w:space="0" w:color="auto" w:frame="1"/>
          <w:shd w:val="clear" w:color="auto" w:fill="FFFFFF"/>
        </w:rPr>
        <w:t>会员俱乐部</w:t>
      </w:r>
      <w:r w:rsidRPr="00B84AF7">
        <w:rPr>
          <w:rFonts w:ascii="_ae6fc5d1" w:hAnsi="_ae6fc5d1" w:cs="MS Shell Dlg 2"/>
          <w:color w:val="000000"/>
          <w:sz w:val="24"/>
          <w:szCs w:val="24"/>
        </w:rPr>
        <w:br/>
      </w:r>
      <w:r w:rsidRPr="00B84AF7">
        <w:rPr>
          <w:rFonts w:ascii="_ae6fc5d1" w:hAnsi="_ae6fc5d1" w:cs="MS Shell Dlg 2"/>
          <w:color w:val="000000"/>
          <w:sz w:val="24"/>
          <w:szCs w:val="24"/>
          <w:bdr w:val="none" w:sz="0" w:space="0" w:color="auto" w:frame="1"/>
          <w:shd w:val="clear" w:color="auto" w:fill="FFFFFF"/>
        </w:rPr>
        <w:t>其它</w:t>
      </w:r>
      <w:r w:rsidRPr="00B84AF7">
        <w:rPr>
          <w:rFonts w:ascii="_ae6fc5d1" w:hAnsi="_ae6fc5d1" w:cs="MS Shell Dlg 2"/>
          <w:color w:val="000000"/>
          <w:sz w:val="24"/>
          <w:szCs w:val="24"/>
        </w:rPr>
        <w:br/>
      </w:r>
      <w:r w:rsidRPr="00B84AF7">
        <w:rPr>
          <w:rFonts w:ascii="_ae6fc5d1" w:hAnsi="_ae6fc5d1" w:cs="MS Shell Dlg 2"/>
          <w:color w:val="000000"/>
          <w:sz w:val="24"/>
          <w:szCs w:val="24"/>
          <w:bdr w:val="none" w:sz="0" w:space="0" w:color="auto" w:frame="1"/>
          <w:shd w:val="clear" w:color="auto" w:fill="FFFFFF"/>
        </w:rPr>
        <w:t>列表页</w:t>
      </w:r>
      <w:r w:rsidRPr="00B84AF7">
        <w:rPr>
          <w:rFonts w:ascii="_ae6fc5d1" w:hAnsi="_ae6fc5d1" w:cs="MS Shell Dlg 2"/>
          <w:color w:val="000000"/>
          <w:sz w:val="24"/>
          <w:szCs w:val="24"/>
        </w:rPr>
        <w:br/>
      </w:r>
      <w:proofErr w:type="gramStart"/>
      <w:r w:rsidRPr="00B84AF7">
        <w:rPr>
          <w:rFonts w:ascii="_ae6fc5d1" w:hAnsi="_ae6fc5d1" w:cs="MS Shell Dlg 2"/>
          <w:color w:val="000000"/>
          <w:sz w:val="24"/>
          <w:szCs w:val="24"/>
          <w:bdr w:val="none" w:sz="0" w:space="0" w:color="auto" w:frame="1"/>
          <w:shd w:val="clear" w:color="auto" w:fill="FFFFFF"/>
        </w:rPr>
        <w:t>唯品惠</w:t>
      </w:r>
      <w:proofErr w:type="gramEnd"/>
      <w:r w:rsidRPr="00B84AF7">
        <w:rPr>
          <w:rFonts w:ascii="_ae6fc5d1" w:hAnsi="_ae6fc5d1" w:cs="MS Shell Dlg 2"/>
          <w:color w:val="000000"/>
          <w:sz w:val="24"/>
          <w:szCs w:val="24"/>
        </w:rPr>
        <w:br/>
      </w:r>
      <w:r w:rsidRPr="00B84AF7">
        <w:rPr>
          <w:rFonts w:ascii="_ae6fc5d1" w:hAnsi="_ae6fc5d1" w:cs="MS Shell Dlg 2"/>
          <w:color w:val="000000"/>
          <w:sz w:val="24"/>
          <w:szCs w:val="24"/>
          <w:bdr w:val="none" w:sz="0" w:space="0" w:color="auto" w:frame="1"/>
          <w:shd w:val="clear" w:color="auto" w:fill="FFFFFF"/>
        </w:rPr>
        <w:t>团购</w:t>
      </w:r>
      <w:r w:rsidRPr="00B84AF7">
        <w:rPr>
          <w:rFonts w:ascii="_ae6fc5d1" w:hAnsi="_ae6fc5d1" w:cs="MS Shell Dlg 2"/>
          <w:color w:val="000000"/>
          <w:sz w:val="24"/>
          <w:szCs w:val="24"/>
        </w:rPr>
        <w:br/>
      </w:r>
      <w:r w:rsidRPr="00B84AF7">
        <w:rPr>
          <w:rFonts w:ascii="_ae6fc5d1" w:hAnsi="_ae6fc5d1" w:cs="MS Shell Dlg 2"/>
          <w:color w:val="000000"/>
          <w:sz w:val="24"/>
          <w:szCs w:val="24"/>
          <w:bdr w:val="none" w:sz="0" w:space="0" w:color="auto" w:frame="1"/>
          <w:shd w:val="clear" w:color="auto" w:fill="FFFFFF"/>
        </w:rPr>
        <w:t>国美家</w:t>
      </w:r>
      <w:r w:rsidRPr="00B84AF7">
        <w:rPr>
          <w:rFonts w:ascii="_ae6fc5d1" w:hAnsi="_ae6fc5d1" w:cs="MS Shell Dlg 2"/>
          <w:color w:val="000000"/>
          <w:sz w:val="24"/>
          <w:szCs w:val="24"/>
        </w:rPr>
        <w:br/>
      </w:r>
      <w:r w:rsidRPr="00B84AF7">
        <w:rPr>
          <w:rFonts w:ascii="_ae6fc5d1" w:hAnsi="_ae6fc5d1" w:cs="MS Shell Dlg 2"/>
          <w:color w:val="000000"/>
          <w:sz w:val="24"/>
          <w:szCs w:val="24"/>
          <w:bdr w:val="none" w:sz="0" w:space="0" w:color="auto" w:frame="1"/>
          <w:shd w:val="clear" w:color="auto" w:fill="FFFFFF"/>
        </w:rPr>
        <w:t>国美站外</w:t>
      </w:r>
      <w:r w:rsidRPr="00B84AF7">
        <w:rPr>
          <w:rFonts w:ascii="_ae6fc5d1" w:hAnsi="_ae6fc5d1" w:cs="MS Shell Dlg 2"/>
          <w:color w:val="000000"/>
          <w:sz w:val="24"/>
          <w:szCs w:val="24"/>
        </w:rPr>
        <w:br/>
      </w:r>
      <w:r w:rsidRPr="00B84AF7">
        <w:rPr>
          <w:rFonts w:ascii="_ae6fc5d1" w:hAnsi="_ae6fc5d1" w:cs="MS Shell Dlg 2"/>
          <w:color w:val="000000"/>
          <w:sz w:val="24"/>
          <w:szCs w:val="24"/>
          <w:bdr w:val="none" w:sz="0" w:space="0" w:color="auto" w:frame="1"/>
          <w:shd w:val="clear" w:color="auto" w:fill="FFFFFF"/>
        </w:rPr>
        <w:t>国美超市</w:t>
      </w:r>
      <w:r w:rsidRPr="00B84AF7">
        <w:rPr>
          <w:rFonts w:ascii="_ae6fc5d1" w:hAnsi="_ae6fc5d1" w:cs="MS Shell Dlg 2"/>
          <w:color w:val="000000"/>
          <w:sz w:val="24"/>
          <w:szCs w:val="24"/>
        </w:rPr>
        <w:br/>
      </w:r>
      <w:r w:rsidRPr="00B84AF7">
        <w:rPr>
          <w:rFonts w:ascii="_ae6fc5d1" w:hAnsi="_ae6fc5d1" w:cs="MS Shell Dlg 2"/>
          <w:color w:val="000000"/>
          <w:sz w:val="24"/>
          <w:szCs w:val="24"/>
          <w:bdr w:val="none" w:sz="0" w:space="0" w:color="auto" w:frame="1"/>
          <w:shd w:val="clear" w:color="auto" w:fill="FFFFFF"/>
        </w:rPr>
        <w:t>国美首页</w:t>
      </w:r>
      <w:r w:rsidRPr="00B84AF7">
        <w:rPr>
          <w:rFonts w:ascii="_ae6fc5d1" w:hAnsi="_ae6fc5d1" w:cs="MS Shell Dlg 2"/>
          <w:color w:val="000000"/>
          <w:sz w:val="24"/>
          <w:szCs w:val="24"/>
        </w:rPr>
        <w:br/>
      </w:r>
      <w:r w:rsidRPr="00B84AF7">
        <w:rPr>
          <w:rFonts w:ascii="_ae6fc5d1" w:hAnsi="_ae6fc5d1" w:cs="MS Shell Dlg 2"/>
          <w:color w:val="000000"/>
          <w:sz w:val="24"/>
          <w:szCs w:val="24"/>
          <w:bdr w:val="none" w:sz="0" w:space="0" w:color="auto" w:frame="1"/>
          <w:shd w:val="clear" w:color="auto" w:fill="FFFFFF"/>
        </w:rPr>
        <w:t>大牌特惠</w:t>
      </w:r>
      <w:r w:rsidRPr="00B84AF7">
        <w:rPr>
          <w:rFonts w:ascii="_ae6fc5d1" w:hAnsi="_ae6fc5d1" w:cs="MS Shell Dlg 2"/>
          <w:color w:val="000000"/>
          <w:sz w:val="24"/>
          <w:szCs w:val="24"/>
        </w:rPr>
        <w:br/>
      </w:r>
      <w:r w:rsidRPr="00B84AF7">
        <w:rPr>
          <w:rFonts w:ascii="_ae6fc5d1" w:hAnsi="_ae6fc5d1" w:cs="MS Shell Dlg 2"/>
          <w:color w:val="000000"/>
          <w:sz w:val="24"/>
          <w:szCs w:val="24"/>
          <w:bdr w:val="none" w:sz="0" w:space="0" w:color="auto" w:frame="1"/>
          <w:shd w:val="clear" w:color="auto" w:fill="FFFFFF"/>
        </w:rPr>
        <w:t>家电回收</w:t>
      </w:r>
      <w:r w:rsidRPr="00B84AF7">
        <w:rPr>
          <w:rFonts w:ascii="_ae6fc5d1" w:hAnsi="_ae6fc5d1" w:cs="MS Shell Dlg 2"/>
          <w:color w:val="000000"/>
          <w:sz w:val="24"/>
          <w:szCs w:val="24"/>
        </w:rPr>
        <w:br/>
      </w:r>
      <w:r w:rsidRPr="00B84AF7">
        <w:rPr>
          <w:rFonts w:ascii="_ae6fc5d1" w:hAnsi="_ae6fc5d1" w:cs="MS Shell Dlg 2"/>
          <w:color w:val="000000"/>
          <w:sz w:val="24"/>
          <w:szCs w:val="24"/>
          <w:bdr w:val="none" w:sz="0" w:space="0" w:color="auto" w:frame="1"/>
          <w:shd w:val="clear" w:color="auto" w:fill="FFFFFF"/>
        </w:rPr>
        <w:t>家电城</w:t>
      </w:r>
      <w:r w:rsidRPr="00B84AF7">
        <w:rPr>
          <w:rFonts w:ascii="_ae6fc5d1" w:hAnsi="_ae6fc5d1" w:cs="MS Shell Dlg 2"/>
          <w:color w:val="000000"/>
          <w:sz w:val="24"/>
          <w:szCs w:val="24"/>
        </w:rPr>
        <w:br/>
      </w:r>
      <w:r w:rsidRPr="00B84AF7">
        <w:rPr>
          <w:rFonts w:ascii="_ae6fc5d1" w:hAnsi="_ae6fc5d1" w:cs="MS Shell Dlg 2"/>
          <w:color w:val="000000"/>
          <w:sz w:val="24"/>
          <w:szCs w:val="24"/>
          <w:bdr w:val="none" w:sz="0" w:space="0" w:color="auto" w:frame="1"/>
          <w:shd w:val="clear" w:color="auto" w:fill="FFFFFF"/>
        </w:rPr>
        <w:t>我的国美</w:t>
      </w:r>
      <w:r w:rsidRPr="00B84AF7">
        <w:rPr>
          <w:rFonts w:ascii="_ae6fc5d1" w:hAnsi="_ae6fc5d1" w:cs="MS Shell Dlg 2"/>
          <w:color w:val="000000"/>
          <w:sz w:val="24"/>
          <w:szCs w:val="24"/>
        </w:rPr>
        <w:br/>
      </w:r>
      <w:r w:rsidRPr="00B84AF7">
        <w:rPr>
          <w:rFonts w:ascii="_ae6fc5d1" w:hAnsi="_ae6fc5d1" w:cs="MS Shell Dlg 2"/>
          <w:color w:val="000000"/>
          <w:sz w:val="24"/>
          <w:szCs w:val="24"/>
          <w:bdr w:val="none" w:sz="0" w:space="0" w:color="auto" w:frame="1"/>
          <w:shd w:val="clear" w:color="auto" w:fill="FFFFFF"/>
        </w:rPr>
        <w:t>抢购</w:t>
      </w:r>
      <w:r w:rsidRPr="00B84AF7">
        <w:rPr>
          <w:rFonts w:ascii="_ae6fc5d1" w:hAnsi="_ae6fc5d1" w:cs="MS Shell Dlg 2"/>
          <w:color w:val="000000"/>
          <w:sz w:val="24"/>
          <w:szCs w:val="24"/>
        </w:rPr>
        <w:br/>
      </w:r>
      <w:r w:rsidRPr="00B84AF7">
        <w:rPr>
          <w:rFonts w:ascii="_ae6fc5d1" w:hAnsi="_ae6fc5d1" w:cs="MS Shell Dlg 2"/>
          <w:color w:val="000000"/>
          <w:sz w:val="24"/>
          <w:szCs w:val="24"/>
          <w:bdr w:val="none" w:sz="0" w:space="0" w:color="auto" w:frame="1"/>
          <w:shd w:val="clear" w:color="auto" w:fill="FFFFFF"/>
        </w:rPr>
        <w:t>新品首发</w:t>
      </w:r>
      <w:r w:rsidRPr="00B84AF7">
        <w:rPr>
          <w:rFonts w:ascii="_ae6fc5d1" w:hAnsi="_ae6fc5d1" w:cs="MS Shell Dlg 2"/>
          <w:color w:val="000000"/>
          <w:sz w:val="24"/>
          <w:szCs w:val="24"/>
        </w:rPr>
        <w:br/>
      </w:r>
      <w:proofErr w:type="gramStart"/>
      <w:r w:rsidRPr="00B84AF7">
        <w:rPr>
          <w:rFonts w:ascii="_ae6fc5d1" w:hAnsi="_ae6fc5d1" w:cs="MS Shell Dlg 2"/>
          <w:color w:val="000000"/>
          <w:sz w:val="24"/>
          <w:szCs w:val="24"/>
          <w:bdr w:val="none" w:sz="0" w:space="0" w:color="auto" w:frame="1"/>
          <w:shd w:val="clear" w:color="auto" w:fill="FFFFFF"/>
        </w:rPr>
        <w:t>最</w:t>
      </w:r>
      <w:proofErr w:type="gramEnd"/>
      <w:r w:rsidRPr="00B84AF7">
        <w:rPr>
          <w:rFonts w:ascii="_ae6fc5d1" w:hAnsi="_ae6fc5d1" w:cs="MS Shell Dlg 2"/>
          <w:color w:val="000000"/>
          <w:sz w:val="24"/>
          <w:szCs w:val="24"/>
          <w:bdr w:val="none" w:sz="0" w:space="0" w:color="auto" w:frame="1"/>
          <w:shd w:val="clear" w:color="auto" w:fill="FFFFFF"/>
        </w:rPr>
        <w:t>国美</w:t>
      </w:r>
      <w:r w:rsidRPr="00B84AF7">
        <w:rPr>
          <w:rFonts w:ascii="_ae6fc5d1" w:hAnsi="_ae6fc5d1" w:cs="MS Shell Dlg 2"/>
          <w:color w:val="000000"/>
          <w:sz w:val="24"/>
          <w:szCs w:val="24"/>
        </w:rPr>
        <w:br/>
      </w:r>
      <w:r w:rsidRPr="00B84AF7">
        <w:rPr>
          <w:rFonts w:ascii="_ae6fc5d1" w:hAnsi="_ae6fc5d1" w:cs="MS Shell Dlg 2"/>
          <w:color w:val="000000"/>
          <w:sz w:val="24"/>
          <w:szCs w:val="24"/>
          <w:bdr w:val="none" w:sz="0" w:space="0" w:color="auto" w:frame="1"/>
          <w:shd w:val="clear" w:color="auto" w:fill="FFFFFF"/>
        </w:rPr>
        <w:t>服装城</w:t>
      </w:r>
      <w:r w:rsidRPr="00B84AF7">
        <w:rPr>
          <w:rFonts w:ascii="_ae6fc5d1" w:hAnsi="_ae6fc5d1" w:cs="MS Shell Dlg 2"/>
          <w:color w:val="000000"/>
          <w:sz w:val="24"/>
          <w:szCs w:val="24"/>
        </w:rPr>
        <w:br/>
      </w:r>
      <w:r w:rsidRPr="00B84AF7">
        <w:rPr>
          <w:rFonts w:ascii="_ae6fc5d1" w:hAnsi="_ae6fc5d1" w:cs="MS Shell Dlg 2"/>
          <w:color w:val="000000"/>
          <w:sz w:val="24"/>
          <w:szCs w:val="24"/>
          <w:bdr w:val="none" w:sz="0" w:space="0" w:color="auto" w:frame="1"/>
          <w:shd w:val="clear" w:color="auto" w:fill="FFFFFF"/>
        </w:rPr>
        <w:t>站内搜索</w:t>
      </w:r>
      <w:r w:rsidRPr="00B84AF7">
        <w:rPr>
          <w:rFonts w:ascii="_ae6fc5d1" w:hAnsi="_ae6fc5d1" w:cs="MS Shell Dlg 2"/>
          <w:color w:val="000000"/>
          <w:sz w:val="24"/>
          <w:szCs w:val="24"/>
        </w:rPr>
        <w:br/>
      </w:r>
      <w:r w:rsidRPr="00B84AF7">
        <w:rPr>
          <w:rFonts w:ascii="_ae6fc5d1" w:hAnsi="_ae6fc5d1" w:cs="MS Shell Dlg 2"/>
          <w:color w:val="000000"/>
          <w:sz w:val="24"/>
          <w:szCs w:val="24"/>
          <w:bdr w:val="none" w:sz="0" w:space="0" w:color="auto" w:frame="1"/>
          <w:shd w:val="clear" w:color="auto" w:fill="FFFFFF"/>
        </w:rPr>
        <w:t>联盟销售</w:t>
      </w:r>
      <w:r w:rsidRPr="00B84AF7">
        <w:rPr>
          <w:rFonts w:ascii="_ae6fc5d1" w:hAnsi="_ae6fc5d1" w:cs="MS Shell Dlg 2"/>
          <w:color w:val="000000"/>
          <w:sz w:val="24"/>
          <w:szCs w:val="24"/>
        </w:rPr>
        <w:br/>
      </w:r>
      <w:r w:rsidRPr="00B84AF7">
        <w:rPr>
          <w:rFonts w:ascii="_ae6fc5d1" w:hAnsi="_ae6fc5d1" w:cs="MS Shell Dlg 2"/>
          <w:color w:val="000000"/>
          <w:sz w:val="24"/>
          <w:szCs w:val="24"/>
          <w:bdr w:val="none" w:sz="0" w:space="0" w:color="auto" w:frame="1"/>
          <w:shd w:val="clear" w:color="auto" w:fill="FFFFFF"/>
        </w:rPr>
        <w:t>购物流程相关</w:t>
      </w:r>
      <w:r w:rsidRPr="00B84AF7">
        <w:rPr>
          <w:rFonts w:ascii="_ae6fc5d1" w:hAnsi="_ae6fc5d1" w:cs="MS Shell Dlg 2"/>
          <w:color w:val="000000"/>
          <w:sz w:val="24"/>
          <w:szCs w:val="24"/>
        </w:rPr>
        <w:t xml:space="preserve"> </w:t>
      </w:r>
    </w:p>
    <w:p w:rsidR="00B84AF7" w:rsidRPr="00B84AF7" w:rsidRDefault="00B84AF7" w:rsidP="00B84AF7">
      <w:pPr>
        <w:shd w:val="clear" w:color="auto" w:fill="FFFFFF"/>
        <w:overflowPunct/>
        <w:autoSpaceDE/>
        <w:autoSpaceDN/>
        <w:adjustRightInd/>
        <w:textAlignment w:val="auto"/>
        <w:rPr>
          <w:rFonts w:ascii="_ae6fc5d1" w:hAnsi="_ae6fc5d1" w:cs="MS Shell Dlg 2" w:hint="eastAsia"/>
          <w:color w:val="000000"/>
          <w:sz w:val="24"/>
          <w:szCs w:val="24"/>
        </w:rPr>
      </w:pPr>
      <w:r>
        <w:rPr>
          <w:rFonts w:ascii="_ae6fc5d1" w:hAnsi="_ae6fc5d1" w:cs="MS Shell Dlg 2" w:hint="eastAsia"/>
          <w:color w:val="000000"/>
          <w:sz w:val="24"/>
          <w:szCs w:val="24"/>
        </w:rPr>
        <w:t>活动页</w:t>
      </w:r>
      <w:r>
        <w:rPr>
          <w:rFonts w:ascii="_ae6fc5d1" w:hAnsi="_ae6fc5d1" w:cs="MS Shell Dlg 2" w:hint="eastAsia"/>
          <w:color w:val="000000"/>
          <w:sz w:val="24"/>
          <w:szCs w:val="24"/>
        </w:rPr>
        <w:t xml:space="preserve"> </w:t>
      </w:r>
    </w:p>
    <w:p w:rsidR="00B84AF7" w:rsidRPr="00B84AF7" w:rsidRDefault="00B84AF7" w:rsidP="005229D6"/>
    <w:p w:rsidR="009357D8" w:rsidRDefault="009357D8" w:rsidP="00FF1F8F">
      <w:pPr>
        <w:pStyle w:val="2"/>
        <w:numPr>
          <w:ilvl w:val="0"/>
          <w:numId w:val="1"/>
        </w:numPr>
        <w:ind w:firstLineChars="0"/>
        <w:rPr>
          <w:color w:val="000000" w:themeColor="text1"/>
        </w:rPr>
      </w:pPr>
      <w:bookmarkStart w:id="57" w:name="_压力测试需求"/>
      <w:bookmarkStart w:id="58" w:name="_《附件三_数据报表导出效果》"/>
      <w:bookmarkStart w:id="59" w:name="_Toc408154438"/>
      <w:bookmarkStart w:id="60" w:name="_Toc373511514"/>
      <w:bookmarkEnd w:id="57"/>
      <w:bookmarkEnd w:id="58"/>
      <w:r>
        <w:rPr>
          <w:rFonts w:hint="eastAsia"/>
          <w:color w:val="000000" w:themeColor="text1"/>
        </w:rPr>
        <w:t>《附件三·数据报表导出效果》</w:t>
      </w:r>
      <w:bookmarkEnd w:id="59"/>
    </w:p>
    <w:p w:rsidR="001253BE" w:rsidRPr="00770BE2" w:rsidRDefault="001253BE" w:rsidP="00A1241A">
      <w:pPr>
        <w:rPr>
          <w:color w:val="000000" w:themeColor="text1"/>
        </w:rPr>
      </w:pPr>
      <w:r w:rsidRPr="00770BE2">
        <w:rPr>
          <w:rFonts w:hint="eastAsia"/>
          <w:color w:val="000000" w:themeColor="text1"/>
        </w:rPr>
        <w:t>见</w:t>
      </w:r>
      <w:r w:rsidR="00AD3672">
        <w:rPr>
          <w:rFonts w:hint="eastAsia"/>
          <w:color w:val="000000" w:themeColor="text1"/>
        </w:rPr>
        <w:t>：</w:t>
      </w:r>
      <w:r w:rsidR="00511258" w:rsidRPr="00511258">
        <w:rPr>
          <w:rFonts w:hint="eastAsia"/>
          <w:color w:val="000000" w:themeColor="text1"/>
        </w:rPr>
        <w:t>经营明细表（</w:t>
      </w:r>
      <w:r w:rsidR="00511258" w:rsidRPr="00511258">
        <w:rPr>
          <w:rFonts w:hint="eastAsia"/>
          <w:color w:val="000000" w:themeColor="text1"/>
        </w:rPr>
        <w:t>2014-11-12</w:t>
      </w:r>
      <w:r w:rsidR="00511258" w:rsidRPr="00511258">
        <w:rPr>
          <w:rFonts w:hint="eastAsia"/>
          <w:color w:val="000000" w:themeColor="text1"/>
        </w:rPr>
        <w:t>）</w:t>
      </w:r>
      <w:r w:rsidR="00511258" w:rsidRPr="00511258">
        <w:rPr>
          <w:rFonts w:hint="eastAsia"/>
          <w:color w:val="000000" w:themeColor="text1"/>
        </w:rPr>
        <w:t>.</w:t>
      </w:r>
      <w:proofErr w:type="spellStart"/>
      <w:proofErr w:type="gramStart"/>
      <w:r w:rsidR="00511258" w:rsidRPr="00511258">
        <w:rPr>
          <w:rFonts w:hint="eastAsia"/>
          <w:color w:val="000000" w:themeColor="text1"/>
        </w:rPr>
        <w:t>xls</w:t>
      </w:r>
      <w:proofErr w:type="spellEnd"/>
      <w:proofErr w:type="gramEnd"/>
    </w:p>
    <w:p w:rsidR="003A71BE" w:rsidRPr="003A71BE" w:rsidRDefault="003A71BE" w:rsidP="00FF1F8F">
      <w:pPr>
        <w:pStyle w:val="2"/>
        <w:numPr>
          <w:ilvl w:val="0"/>
          <w:numId w:val="1"/>
        </w:numPr>
        <w:ind w:firstLineChars="0"/>
        <w:rPr>
          <w:color w:val="000000" w:themeColor="text1"/>
        </w:rPr>
      </w:pPr>
      <w:bookmarkStart w:id="61" w:name="_Toc408154439"/>
      <w:r w:rsidRPr="003A71BE">
        <w:rPr>
          <w:rFonts w:hint="eastAsia"/>
          <w:color w:val="000000" w:themeColor="text1"/>
        </w:rPr>
        <w:t>压力测试需求</w:t>
      </w:r>
      <w:bookmarkEnd w:id="60"/>
      <w:bookmarkEnd w:id="61"/>
    </w:p>
    <w:tbl>
      <w:tblPr>
        <w:tblStyle w:val="ad"/>
        <w:tblW w:w="9190" w:type="dxa"/>
        <w:tblInd w:w="108" w:type="dxa"/>
        <w:tblLook w:val="04A0" w:firstRow="1" w:lastRow="0" w:firstColumn="1" w:lastColumn="0" w:noHBand="0" w:noVBand="1"/>
      </w:tblPr>
      <w:tblGrid>
        <w:gridCol w:w="1526"/>
        <w:gridCol w:w="1032"/>
        <w:gridCol w:w="1108"/>
        <w:gridCol w:w="1276"/>
        <w:gridCol w:w="992"/>
        <w:gridCol w:w="1701"/>
        <w:gridCol w:w="1555"/>
      </w:tblGrid>
      <w:tr w:rsidR="00E81AAD" w:rsidTr="004900F7">
        <w:trPr>
          <w:trHeight w:val="595"/>
        </w:trPr>
        <w:tc>
          <w:tcPr>
            <w:tcW w:w="1526" w:type="dxa"/>
            <w:hideMark/>
          </w:tcPr>
          <w:p w:rsidR="00E81AAD" w:rsidRDefault="00E81AAD">
            <w:pPr>
              <w:jc w:val="center"/>
              <w:rPr>
                <w:rFonts w:ascii="微软雅黑" w:eastAsia="微软雅黑" w:hAnsi="微软雅黑" w:cs="Arial"/>
                <w:b/>
                <w:bCs/>
                <w:color w:val="404040"/>
                <w:sz w:val="21"/>
                <w:szCs w:val="21"/>
              </w:rPr>
            </w:pPr>
            <w:r>
              <w:rPr>
                <w:rFonts w:ascii="微软雅黑" w:eastAsia="微软雅黑" w:hAnsi="微软雅黑" w:hint="eastAsia"/>
                <w:b/>
                <w:bCs/>
                <w:color w:val="404040"/>
                <w:sz w:val="21"/>
                <w:szCs w:val="21"/>
              </w:rPr>
              <w:t>主要页面</w:t>
            </w:r>
          </w:p>
        </w:tc>
        <w:tc>
          <w:tcPr>
            <w:tcW w:w="1032" w:type="dxa"/>
            <w:hideMark/>
          </w:tcPr>
          <w:p w:rsidR="00E81AAD" w:rsidRDefault="00E81AAD">
            <w:pPr>
              <w:jc w:val="center"/>
              <w:rPr>
                <w:rFonts w:ascii="微软雅黑" w:eastAsia="微软雅黑" w:hAnsi="微软雅黑" w:cs="Arial"/>
                <w:b/>
                <w:bCs/>
                <w:color w:val="404040"/>
                <w:sz w:val="21"/>
                <w:szCs w:val="21"/>
              </w:rPr>
            </w:pPr>
            <w:r>
              <w:rPr>
                <w:rFonts w:ascii="微软雅黑" w:eastAsia="微软雅黑" w:hAnsi="微软雅黑" w:hint="eastAsia"/>
                <w:b/>
                <w:bCs/>
                <w:color w:val="404040"/>
                <w:sz w:val="21"/>
                <w:szCs w:val="21"/>
              </w:rPr>
              <w:t>加载时间</w:t>
            </w:r>
          </w:p>
        </w:tc>
        <w:tc>
          <w:tcPr>
            <w:tcW w:w="1108" w:type="dxa"/>
            <w:hideMark/>
          </w:tcPr>
          <w:p w:rsidR="00E81AAD" w:rsidRDefault="00E81AAD">
            <w:pPr>
              <w:jc w:val="center"/>
              <w:rPr>
                <w:rFonts w:ascii="微软雅黑" w:eastAsia="微软雅黑" w:hAnsi="微软雅黑" w:cs="Arial"/>
                <w:b/>
                <w:bCs/>
                <w:color w:val="404040"/>
                <w:sz w:val="21"/>
                <w:szCs w:val="21"/>
              </w:rPr>
            </w:pPr>
            <w:r>
              <w:rPr>
                <w:rFonts w:ascii="微软雅黑" w:eastAsia="微软雅黑" w:hAnsi="微软雅黑" w:hint="eastAsia"/>
                <w:b/>
                <w:bCs/>
                <w:color w:val="404040"/>
                <w:sz w:val="21"/>
                <w:szCs w:val="21"/>
              </w:rPr>
              <w:t>并发量</w:t>
            </w:r>
          </w:p>
        </w:tc>
        <w:tc>
          <w:tcPr>
            <w:tcW w:w="1276" w:type="dxa"/>
            <w:hideMark/>
          </w:tcPr>
          <w:p w:rsidR="00E81AAD" w:rsidRDefault="00E81AAD">
            <w:pPr>
              <w:jc w:val="center"/>
              <w:rPr>
                <w:rFonts w:ascii="微软雅黑" w:eastAsia="微软雅黑" w:hAnsi="微软雅黑" w:cs="Arial"/>
                <w:b/>
                <w:bCs/>
                <w:color w:val="404040"/>
                <w:sz w:val="21"/>
                <w:szCs w:val="21"/>
              </w:rPr>
            </w:pPr>
            <w:r>
              <w:rPr>
                <w:rFonts w:ascii="微软雅黑" w:eastAsia="微软雅黑" w:hAnsi="微软雅黑" w:hint="eastAsia"/>
                <w:b/>
                <w:bCs/>
                <w:color w:val="404040"/>
                <w:sz w:val="21"/>
                <w:szCs w:val="21"/>
              </w:rPr>
              <w:t>错误数/监测数 (%)</w:t>
            </w:r>
          </w:p>
        </w:tc>
        <w:tc>
          <w:tcPr>
            <w:tcW w:w="992" w:type="dxa"/>
            <w:hideMark/>
          </w:tcPr>
          <w:p w:rsidR="00E81AAD" w:rsidRDefault="00E81AAD">
            <w:pPr>
              <w:jc w:val="center"/>
              <w:rPr>
                <w:rFonts w:ascii="微软雅黑" w:eastAsia="微软雅黑" w:hAnsi="微软雅黑" w:cs="Arial"/>
                <w:b/>
                <w:bCs/>
                <w:color w:val="404040"/>
                <w:sz w:val="21"/>
                <w:szCs w:val="21"/>
              </w:rPr>
            </w:pPr>
            <w:r>
              <w:rPr>
                <w:rFonts w:ascii="微软雅黑" w:eastAsia="微软雅黑" w:hAnsi="微软雅黑" w:hint="eastAsia"/>
                <w:b/>
                <w:bCs/>
                <w:color w:val="404040"/>
                <w:sz w:val="21"/>
                <w:szCs w:val="21"/>
              </w:rPr>
              <w:t>可行性 (%)</w:t>
            </w:r>
          </w:p>
        </w:tc>
        <w:tc>
          <w:tcPr>
            <w:tcW w:w="1701" w:type="dxa"/>
            <w:hideMark/>
          </w:tcPr>
          <w:p w:rsidR="00E81AAD" w:rsidRDefault="00E81AAD">
            <w:pPr>
              <w:jc w:val="center"/>
              <w:rPr>
                <w:rFonts w:ascii="微软雅黑" w:eastAsia="微软雅黑" w:hAnsi="微软雅黑" w:cs="Arial"/>
                <w:b/>
                <w:bCs/>
                <w:color w:val="404040"/>
                <w:sz w:val="21"/>
                <w:szCs w:val="21"/>
              </w:rPr>
            </w:pPr>
            <w:r>
              <w:rPr>
                <w:rFonts w:ascii="微软雅黑" w:eastAsia="微软雅黑" w:hAnsi="微软雅黑" w:hint="eastAsia"/>
                <w:b/>
                <w:bCs/>
                <w:color w:val="404040"/>
                <w:sz w:val="21"/>
                <w:szCs w:val="21"/>
              </w:rPr>
              <w:t>总数据量</w:t>
            </w:r>
          </w:p>
        </w:tc>
        <w:tc>
          <w:tcPr>
            <w:tcW w:w="1555" w:type="dxa"/>
            <w:hideMark/>
          </w:tcPr>
          <w:p w:rsidR="00E81AAD" w:rsidRDefault="00E81AAD">
            <w:pPr>
              <w:jc w:val="center"/>
              <w:rPr>
                <w:rFonts w:ascii="微软雅黑" w:eastAsia="微软雅黑" w:hAnsi="微软雅黑" w:cs="Arial"/>
                <w:b/>
                <w:bCs/>
                <w:color w:val="404040"/>
                <w:sz w:val="21"/>
                <w:szCs w:val="21"/>
              </w:rPr>
            </w:pPr>
            <w:r>
              <w:rPr>
                <w:rFonts w:ascii="微软雅黑" w:eastAsia="微软雅黑" w:hAnsi="微软雅黑" w:hint="eastAsia"/>
                <w:b/>
                <w:bCs/>
                <w:color w:val="404040"/>
                <w:sz w:val="21"/>
                <w:szCs w:val="21"/>
              </w:rPr>
              <w:t>数据准备</w:t>
            </w:r>
          </w:p>
          <w:p w:rsidR="00E81AAD" w:rsidRDefault="00E81AAD">
            <w:pPr>
              <w:jc w:val="center"/>
              <w:rPr>
                <w:rFonts w:ascii="微软雅黑" w:eastAsia="微软雅黑" w:hAnsi="微软雅黑" w:cs="Arial"/>
                <w:b/>
                <w:bCs/>
                <w:color w:val="404040"/>
                <w:sz w:val="21"/>
                <w:szCs w:val="21"/>
              </w:rPr>
            </w:pPr>
            <w:r>
              <w:rPr>
                <w:rFonts w:ascii="微软雅黑" w:eastAsia="微软雅黑" w:hAnsi="微软雅黑" w:hint="eastAsia"/>
                <w:b/>
                <w:bCs/>
                <w:color w:val="404040"/>
                <w:sz w:val="21"/>
                <w:szCs w:val="21"/>
              </w:rPr>
              <w:t>负责人</w:t>
            </w:r>
          </w:p>
        </w:tc>
      </w:tr>
      <w:tr w:rsidR="00E81AAD" w:rsidTr="004900F7">
        <w:trPr>
          <w:trHeight w:val="595"/>
        </w:trPr>
        <w:tc>
          <w:tcPr>
            <w:tcW w:w="1526" w:type="dxa"/>
            <w:hideMark/>
          </w:tcPr>
          <w:p w:rsidR="00E81AAD" w:rsidRDefault="00E81AAD">
            <w:pPr>
              <w:jc w:val="both"/>
              <w:rPr>
                <w:rFonts w:ascii="微软雅黑" w:eastAsia="微软雅黑" w:hAnsi="微软雅黑" w:cs="Arial"/>
                <w:color w:val="404040"/>
                <w:sz w:val="21"/>
                <w:szCs w:val="21"/>
              </w:rPr>
            </w:pPr>
            <w:r>
              <w:rPr>
                <w:rFonts w:ascii="微软雅黑" w:eastAsia="微软雅黑" w:hAnsi="微软雅黑" w:hint="eastAsia"/>
                <w:color w:val="404040"/>
                <w:sz w:val="21"/>
                <w:szCs w:val="21"/>
              </w:rPr>
              <w:t>经营概况</w:t>
            </w:r>
          </w:p>
        </w:tc>
        <w:tc>
          <w:tcPr>
            <w:tcW w:w="1032" w:type="dxa"/>
            <w:hideMark/>
          </w:tcPr>
          <w:p w:rsidR="00E81AAD" w:rsidRDefault="00E81AAD">
            <w:pPr>
              <w:jc w:val="both"/>
              <w:rPr>
                <w:rFonts w:ascii="微软雅黑" w:eastAsia="微软雅黑" w:hAnsi="微软雅黑" w:cs="Arial"/>
                <w:color w:val="404040"/>
                <w:sz w:val="21"/>
                <w:szCs w:val="21"/>
              </w:rPr>
            </w:pPr>
            <w:r>
              <w:rPr>
                <w:rFonts w:ascii="微软雅黑" w:eastAsia="微软雅黑" w:hAnsi="微软雅黑" w:hint="eastAsia"/>
                <w:color w:val="1F497D"/>
                <w:sz w:val="21"/>
                <w:szCs w:val="21"/>
              </w:rPr>
              <w:t>5s</w:t>
            </w:r>
          </w:p>
        </w:tc>
        <w:tc>
          <w:tcPr>
            <w:tcW w:w="1108" w:type="dxa"/>
            <w:hideMark/>
          </w:tcPr>
          <w:p w:rsidR="00E81AAD" w:rsidRDefault="00E81AAD">
            <w:pPr>
              <w:jc w:val="both"/>
              <w:rPr>
                <w:rFonts w:ascii="微软雅黑" w:eastAsia="微软雅黑" w:hAnsi="微软雅黑" w:cs="Arial"/>
                <w:color w:val="404040"/>
                <w:sz w:val="21"/>
                <w:szCs w:val="21"/>
              </w:rPr>
            </w:pPr>
            <w:r>
              <w:rPr>
                <w:rFonts w:ascii="微软雅黑" w:eastAsia="微软雅黑" w:hAnsi="微软雅黑" w:hint="eastAsia"/>
                <w:color w:val="1F497D"/>
                <w:sz w:val="21"/>
                <w:szCs w:val="21"/>
              </w:rPr>
              <w:t>300</w:t>
            </w:r>
          </w:p>
        </w:tc>
        <w:tc>
          <w:tcPr>
            <w:tcW w:w="1276" w:type="dxa"/>
          </w:tcPr>
          <w:p w:rsidR="00E81AAD" w:rsidRDefault="00E81AAD">
            <w:pPr>
              <w:jc w:val="both"/>
              <w:rPr>
                <w:rFonts w:ascii="微软雅黑" w:eastAsia="微软雅黑" w:hAnsi="微软雅黑" w:cs="Arial"/>
                <w:color w:val="404040"/>
                <w:sz w:val="21"/>
                <w:szCs w:val="21"/>
              </w:rPr>
            </w:pPr>
          </w:p>
        </w:tc>
        <w:tc>
          <w:tcPr>
            <w:tcW w:w="992" w:type="dxa"/>
          </w:tcPr>
          <w:p w:rsidR="00E81AAD" w:rsidRDefault="00E81AAD">
            <w:pPr>
              <w:jc w:val="both"/>
              <w:rPr>
                <w:rFonts w:ascii="微软雅黑" w:eastAsia="微软雅黑" w:hAnsi="微软雅黑" w:cs="Arial"/>
                <w:color w:val="404040"/>
                <w:sz w:val="21"/>
                <w:szCs w:val="21"/>
              </w:rPr>
            </w:pPr>
          </w:p>
        </w:tc>
        <w:tc>
          <w:tcPr>
            <w:tcW w:w="1701" w:type="dxa"/>
            <w:hideMark/>
          </w:tcPr>
          <w:p w:rsidR="00E81AAD" w:rsidRDefault="00E81AAD">
            <w:pPr>
              <w:jc w:val="both"/>
              <w:rPr>
                <w:rFonts w:ascii="微软雅黑" w:eastAsia="微软雅黑" w:hAnsi="微软雅黑" w:cs="Arial"/>
                <w:color w:val="404040"/>
                <w:sz w:val="21"/>
                <w:szCs w:val="21"/>
              </w:rPr>
            </w:pPr>
            <w:r>
              <w:rPr>
                <w:rFonts w:ascii="微软雅黑" w:eastAsia="微软雅黑" w:hAnsi="微软雅黑" w:hint="eastAsia"/>
                <w:color w:val="1F497D"/>
                <w:sz w:val="21"/>
                <w:szCs w:val="21"/>
              </w:rPr>
              <w:t>300万</w:t>
            </w:r>
          </w:p>
        </w:tc>
        <w:tc>
          <w:tcPr>
            <w:tcW w:w="1555" w:type="dxa"/>
            <w:hideMark/>
          </w:tcPr>
          <w:p w:rsidR="00E81AAD" w:rsidRDefault="00E81AAD">
            <w:pPr>
              <w:jc w:val="both"/>
              <w:rPr>
                <w:rFonts w:ascii="微软雅黑" w:eastAsia="微软雅黑" w:hAnsi="微软雅黑" w:cs="Arial"/>
                <w:color w:val="404040"/>
                <w:sz w:val="21"/>
                <w:szCs w:val="21"/>
              </w:rPr>
            </w:pPr>
            <w:r>
              <w:rPr>
                <w:rFonts w:ascii="微软雅黑" w:eastAsia="微软雅黑" w:hAnsi="微软雅黑" w:hint="eastAsia"/>
                <w:color w:val="404040"/>
                <w:sz w:val="21"/>
                <w:szCs w:val="21"/>
              </w:rPr>
              <w:t>王沛，</w:t>
            </w:r>
            <w:proofErr w:type="gramStart"/>
            <w:r>
              <w:rPr>
                <w:rFonts w:ascii="微软雅黑" w:eastAsia="微软雅黑" w:hAnsi="微软雅黑" w:hint="eastAsia"/>
                <w:color w:val="404040"/>
                <w:sz w:val="21"/>
                <w:szCs w:val="21"/>
              </w:rPr>
              <w:t>任增涛</w:t>
            </w:r>
            <w:proofErr w:type="gramEnd"/>
          </w:p>
        </w:tc>
      </w:tr>
      <w:tr w:rsidR="00E81AAD" w:rsidTr="004900F7">
        <w:trPr>
          <w:trHeight w:val="595"/>
        </w:trPr>
        <w:tc>
          <w:tcPr>
            <w:tcW w:w="1526" w:type="dxa"/>
            <w:hideMark/>
          </w:tcPr>
          <w:p w:rsidR="00E81AAD" w:rsidRDefault="00E81AAD">
            <w:pPr>
              <w:jc w:val="both"/>
              <w:rPr>
                <w:rFonts w:ascii="微软雅黑" w:eastAsia="微软雅黑" w:hAnsi="微软雅黑" w:cs="Arial"/>
                <w:color w:val="404040"/>
                <w:sz w:val="21"/>
                <w:szCs w:val="21"/>
              </w:rPr>
            </w:pPr>
            <w:r>
              <w:rPr>
                <w:rFonts w:ascii="微软雅黑" w:eastAsia="微软雅黑" w:hAnsi="微软雅黑" w:hint="eastAsia"/>
                <w:color w:val="404040"/>
                <w:sz w:val="21"/>
                <w:szCs w:val="21"/>
              </w:rPr>
              <w:t>实时概况</w:t>
            </w:r>
          </w:p>
        </w:tc>
        <w:tc>
          <w:tcPr>
            <w:tcW w:w="1032" w:type="dxa"/>
            <w:hideMark/>
          </w:tcPr>
          <w:p w:rsidR="00E81AAD" w:rsidRDefault="00E81AAD">
            <w:pPr>
              <w:jc w:val="both"/>
              <w:rPr>
                <w:rFonts w:ascii="微软雅黑" w:eastAsia="微软雅黑" w:hAnsi="微软雅黑" w:cs="Arial"/>
                <w:color w:val="404040"/>
                <w:sz w:val="21"/>
                <w:szCs w:val="21"/>
              </w:rPr>
            </w:pPr>
            <w:r>
              <w:rPr>
                <w:rFonts w:ascii="微软雅黑" w:eastAsia="微软雅黑" w:hAnsi="微软雅黑" w:hint="eastAsia"/>
                <w:color w:val="1F497D"/>
                <w:sz w:val="21"/>
                <w:szCs w:val="21"/>
              </w:rPr>
              <w:t>5s</w:t>
            </w:r>
          </w:p>
        </w:tc>
        <w:tc>
          <w:tcPr>
            <w:tcW w:w="1108" w:type="dxa"/>
            <w:hideMark/>
          </w:tcPr>
          <w:p w:rsidR="00E81AAD" w:rsidRDefault="00E81AAD">
            <w:pPr>
              <w:jc w:val="both"/>
              <w:rPr>
                <w:rFonts w:ascii="微软雅黑" w:eastAsia="微软雅黑" w:hAnsi="微软雅黑" w:cs="Arial"/>
                <w:color w:val="404040"/>
                <w:sz w:val="21"/>
                <w:szCs w:val="21"/>
              </w:rPr>
            </w:pPr>
            <w:r>
              <w:rPr>
                <w:rFonts w:ascii="微软雅黑" w:eastAsia="微软雅黑" w:hAnsi="微软雅黑" w:hint="eastAsia"/>
                <w:color w:val="1F497D"/>
                <w:sz w:val="21"/>
                <w:szCs w:val="21"/>
              </w:rPr>
              <w:t>300</w:t>
            </w:r>
          </w:p>
        </w:tc>
        <w:tc>
          <w:tcPr>
            <w:tcW w:w="1276" w:type="dxa"/>
          </w:tcPr>
          <w:p w:rsidR="00E81AAD" w:rsidRDefault="00E81AAD">
            <w:pPr>
              <w:jc w:val="both"/>
              <w:rPr>
                <w:rFonts w:ascii="微软雅黑" w:eastAsia="微软雅黑" w:hAnsi="微软雅黑" w:cs="Arial"/>
                <w:color w:val="404040"/>
                <w:sz w:val="21"/>
                <w:szCs w:val="21"/>
              </w:rPr>
            </w:pPr>
          </w:p>
        </w:tc>
        <w:tc>
          <w:tcPr>
            <w:tcW w:w="992" w:type="dxa"/>
          </w:tcPr>
          <w:p w:rsidR="00E81AAD" w:rsidRDefault="00E81AAD">
            <w:pPr>
              <w:jc w:val="both"/>
              <w:rPr>
                <w:rFonts w:ascii="微软雅黑" w:eastAsia="微软雅黑" w:hAnsi="微软雅黑" w:cs="Arial"/>
                <w:color w:val="404040"/>
                <w:sz w:val="21"/>
                <w:szCs w:val="21"/>
              </w:rPr>
            </w:pPr>
          </w:p>
        </w:tc>
        <w:tc>
          <w:tcPr>
            <w:tcW w:w="1701" w:type="dxa"/>
            <w:hideMark/>
          </w:tcPr>
          <w:p w:rsidR="00E81AAD" w:rsidRDefault="00E81AAD">
            <w:pPr>
              <w:jc w:val="both"/>
              <w:rPr>
                <w:rFonts w:ascii="微软雅黑" w:eastAsia="微软雅黑" w:hAnsi="微软雅黑" w:cs="Arial"/>
                <w:color w:val="404040"/>
                <w:sz w:val="21"/>
                <w:szCs w:val="21"/>
              </w:rPr>
            </w:pPr>
            <w:r>
              <w:rPr>
                <w:rFonts w:ascii="微软雅黑" w:eastAsia="微软雅黑" w:hAnsi="微软雅黑" w:hint="eastAsia"/>
                <w:color w:val="1F497D"/>
                <w:sz w:val="21"/>
                <w:szCs w:val="21"/>
              </w:rPr>
              <w:t>2000万</w:t>
            </w:r>
          </w:p>
        </w:tc>
        <w:tc>
          <w:tcPr>
            <w:tcW w:w="1555" w:type="dxa"/>
            <w:hideMark/>
          </w:tcPr>
          <w:p w:rsidR="00E81AAD" w:rsidRDefault="00E81AAD">
            <w:pPr>
              <w:jc w:val="both"/>
              <w:rPr>
                <w:rFonts w:ascii="微软雅黑" w:eastAsia="微软雅黑" w:hAnsi="微软雅黑" w:cs="Arial"/>
                <w:color w:val="404040"/>
                <w:sz w:val="21"/>
                <w:szCs w:val="21"/>
              </w:rPr>
            </w:pPr>
            <w:r>
              <w:rPr>
                <w:rFonts w:ascii="微软雅黑" w:eastAsia="微软雅黑" w:hAnsi="微软雅黑" w:hint="eastAsia"/>
                <w:color w:val="404040"/>
                <w:sz w:val="21"/>
                <w:szCs w:val="21"/>
              </w:rPr>
              <w:t>王沛，</w:t>
            </w:r>
            <w:proofErr w:type="gramStart"/>
            <w:r>
              <w:rPr>
                <w:rFonts w:ascii="微软雅黑" w:eastAsia="微软雅黑" w:hAnsi="微软雅黑" w:hint="eastAsia"/>
                <w:color w:val="404040"/>
                <w:sz w:val="21"/>
                <w:szCs w:val="21"/>
              </w:rPr>
              <w:t>任增涛</w:t>
            </w:r>
            <w:proofErr w:type="gramEnd"/>
          </w:p>
        </w:tc>
      </w:tr>
    </w:tbl>
    <w:p w:rsidR="007F3E94" w:rsidRDefault="007F3E94" w:rsidP="007F3E94"/>
    <w:p w:rsidR="00275D21" w:rsidRPr="003A71BE" w:rsidRDefault="00275D21" w:rsidP="00FF1F8F">
      <w:pPr>
        <w:pStyle w:val="2"/>
        <w:numPr>
          <w:ilvl w:val="0"/>
          <w:numId w:val="1"/>
        </w:numPr>
        <w:ind w:firstLineChars="0"/>
        <w:rPr>
          <w:color w:val="000000" w:themeColor="text1"/>
        </w:rPr>
      </w:pPr>
      <w:bookmarkStart w:id="62" w:name="_监测埋码需求"/>
      <w:bookmarkStart w:id="63" w:name="_Toc408154440"/>
      <w:bookmarkEnd w:id="62"/>
      <w:proofErr w:type="gramStart"/>
      <w:r>
        <w:rPr>
          <w:rFonts w:hint="eastAsia"/>
          <w:color w:val="000000" w:themeColor="text1"/>
        </w:rPr>
        <w:t>监测埋码</w:t>
      </w:r>
      <w:r w:rsidRPr="003A71BE">
        <w:rPr>
          <w:rFonts w:hint="eastAsia"/>
          <w:color w:val="000000" w:themeColor="text1"/>
        </w:rPr>
        <w:t>需求</w:t>
      </w:r>
      <w:bookmarkEnd w:id="63"/>
      <w:proofErr w:type="gramEnd"/>
    </w:p>
    <w:p w:rsidR="00275D21" w:rsidRDefault="00275D21" w:rsidP="007F3E94"/>
    <w:p w:rsidR="00275D21" w:rsidRPr="00C84CBE" w:rsidRDefault="00C84CBE" w:rsidP="007F3E94">
      <w:pPr>
        <w:pStyle w:val="2"/>
        <w:numPr>
          <w:ilvl w:val="1"/>
          <w:numId w:val="1"/>
        </w:numPr>
        <w:ind w:firstLineChars="0"/>
        <w:rPr>
          <w:color w:val="000000" w:themeColor="text1"/>
        </w:rPr>
      </w:pPr>
      <w:bookmarkStart w:id="64" w:name="_Toc408154441"/>
      <w:r w:rsidRPr="00A5298E">
        <w:rPr>
          <w:rFonts w:hint="eastAsia"/>
          <w:color w:val="000000" w:themeColor="text1"/>
        </w:rPr>
        <w:t>经营概况页面</w:t>
      </w:r>
      <w:bookmarkEnd w:id="64"/>
    </w:p>
    <w:tbl>
      <w:tblPr>
        <w:tblW w:w="8751" w:type="dxa"/>
        <w:tblInd w:w="2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4"/>
        <w:gridCol w:w="7797"/>
      </w:tblGrid>
      <w:tr w:rsidR="00801E5E" w:rsidRPr="006E672B" w:rsidTr="003A4137">
        <w:tc>
          <w:tcPr>
            <w:tcW w:w="954" w:type="dxa"/>
          </w:tcPr>
          <w:p w:rsidR="00801E5E" w:rsidRPr="006E672B" w:rsidRDefault="00801E5E" w:rsidP="003A4137">
            <w:pPr>
              <w:rPr>
                <w:rFonts w:ascii="微软雅黑" w:eastAsia="微软雅黑" w:hAnsi="微软雅黑" w:cs="Arial"/>
                <w:b/>
                <w:bCs/>
                <w:color w:val="000000" w:themeColor="text1"/>
                <w:lang w:eastAsia="zh-TW"/>
              </w:rPr>
            </w:pPr>
            <w:r w:rsidRPr="006E672B">
              <w:rPr>
                <w:rFonts w:ascii="微软雅黑" w:eastAsia="微软雅黑" w:hAnsi="微软雅黑" w:cs="Arial" w:hint="eastAsia"/>
                <w:b/>
                <w:bCs/>
                <w:color w:val="000000" w:themeColor="text1"/>
              </w:rPr>
              <w:t>功能说明</w:t>
            </w:r>
          </w:p>
        </w:tc>
        <w:tc>
          <w:tcPr>
            <w:tcW w:w="7797" w:type="dxa"/>
          </w:tcPr>
          <w:p w:rsidR="00801E5E" w:rsidRPr="006E672B" w:rsidRDefault="00C84CBE" w:rsidP="003A4137">
            <w:pPr>
              <w:rPr>
                <w:rFonts w:ascii="微软雅黑" w:eastAsia="微软雅黑" w:hAnsi="微软雅黑" w:cs="Arial"/>
                <w:bCs/>
                <w:color w:val="000000" w:themeColor="text1"/>
              </w:rPr>
            </w:pPr>
            <w:r>
              <w:rPr>
                <w:rFonts w:ascii="微软雅黑" w:eastAsia="微软雅黑" w:hAnsi="微软雅黑" w:cs="Arial" w:hint="eastAsia"/>
                <w:bCs/>
                <w:color w:val="000000" w:themeColor="text1"/>
              </w:rPr>
              <w:t>公共部分</w:t>
            </w:r>
          </w:p>
        </w:tc>
      </w:tr>
      <w:tr w:rsidR="00801E5E" w:rsidRPr="006E672B" w:rsidTr="003A4137">
        <w:trPr>
          <w:trHeight w:val="287"/>
        </w:trPr>
        <w:tc>
          <w:tcPr>
            <w:tcW w:w="954" w:type="dxa"/>
          </w:tcPr>
          <w:p w:rsidR="00801E5E" w:rsidRPr="006E672B" w:rsidRDefault="00801E5E" w:rsidP="003A4137">
            <w:pPr>
              <w:rPr>
                <w:rFonts w:ascii="微软雅黑" w:eastAsia="微软雅黑" w:hAnsi="微软雅黑" w:cs="Arial"/>
                <w:b/>
                <w:bCs/>
                <w:color w:val="000000" w:themeColor="text1"/>
              </w:rPr>
            </w:pPr>
            <w:r w:rsidRPr="006E672B">
              <w:rPr>
                <w:rFonts w:ascii="微软雅黑" w:eastAsia="微软雅黑" w:hAnsi="微软雅黑" w:cs="Arial" w:hint="eastAsia"/>
                <w:b/>
                <w:bCs/>
                <w:color w:val="000000" w:themeColor="text1"/>
              </w:rPr>
              <w:t>详细描述</w:t>
            </w:r>
          </w:p>
        </w:tc>
        <w:tc>
          <w:tcPr>
            <w:tcW w:w="7797" w:type="dxa"/>
          </w:tcPr>
          <w:p w:rsidR="00624980" w:rsidRPr="00F31B19" w:rsidRDefault="00716DE7" w:rsidP="00F31B19">
            <w:pPr>
              <w:pStyle w:val="af1"/>
              <w:numPr>
                <w:ilvl w:val="0"/>
                <w:numId w:val="20"/>
              </w:numPr>
              <w:rPr>
                <w:rFonts w:ascii="微软雅黑" w:eastAsia="微软雅黑" w:hAnsi="微软雅黑"/>
                <w:color w:val="000000" w:themeColor="text1"/>
              </w:rPr>
            </w:pPr>
            <w:r w:rsidRPr="00F31B19">
              <w:rPr>
                <w:rFonts w:ascii="微软雅黑" w:eastAsia="微软雅黑" w:hAnsi="微软雅黑" w:hint="eastAsia"/>
                <w:color w:val="000000" w:themeColor="text1"/>
              </w:rPr>
              <w:t>统计“数据助手”的点击量。</w:t>
            </w:r>
          </w:p>
          <w:p w:rsidR="00716DE7" w:rsidRPr="00F31B19" w:rsidRDefault="00716DE7" w:rsidP="00F31B19">
            <w:pPr>
              <w:pStyle w:val="af1"/>
              <w:numPr>
                <w:ilvl w:val="0"/>
                <w:numId w:val="20"/>
              </w:numPr>
              <w:rPr>
                <w:rFonts w:ascii="微软雅黑" w:eastAsia="微软雅黑" w:hAnsi="微软雅黑"/>
                <w:color w:val="000000" w:themeColor="text1"/>
              </w:rPr>
            </w:pPr>
            <w:r w:rsidRPr="00F31B19">
              <w:rPr>
                <w:rFonts w:ascii="微软雅黑" w:eastAsia="微软雅黑" w:hAnsi="微软雅黑" w:hint="eastAsia"/>
                <w:color w:val="000000" w:themeColor="text1"/>
              </w:rPr>
              <w:t>统计“经营报告（新）”、“经营概况”、</w:t>
            </w:r>
            <w:proofErr w:type="gramStart"/>
            <w:r w:rsidRPr="00F31B19">
              <w:rPr>
                <w:rFonts w:ascii="微软雅黑" w:eastAsia="微软雅黑" w:hAnsi="微软雅黑" w:hint="eastAsia"/>
                <w:color w:val="000000" w:themeColor="text1"/>
              </w:rPr>
              <w:t>“</w:t>
            </w:r>
            <w:proofErr w:type="gramEnd"/>
            <w:r w:rsidRPr="00F31B19">
              <w:rPr>
                <w:rFonts w:ascii="微软雅黑" w:eastAsia="微软雅黑" w:hAnsi="微软雅黑" w:hint="eastAsia"/>
                <w:color w:val="000000" w:themeColor="text1"/>
              </w:rPr>
              <w:t>实时概况</w:t>
            </w:r>
            <w:r w:rsidR="00C502D0" w:rsidRPr="00F31B19">
              <w:rPr>
                <w:rFonts w:ascii="微软雅黑" w:eastAsia="微软雅黑" w:hAnsi="微软雅黑" w:hint="eastAsia"/>
                <w:color w:val="000000" w:themeColor="text1"/>
              </w:rPr>
              <w:t>（PC）</w:t>
            </w:r>
            <w:r w:rsidRPr="00F31B19">
              <w:rPr>
                <w:rFonts w:ascii="微软雅黑" w:eastAsia="微软雅黑" w:hAnsi="微软雅黑" w:hint="eastAsia"/>
                <w:color w:val="000000" w:themeColor="text1"/>
              </w:rPr>
              <w:t>“</w:t>
            </w:r>
            <w:r w:rsidR="00C1210A" w:rsidRPr="00F31B19">
              <w:rPr>
                <w:rFonts w:ascii="微软雅黑" w:eastAsia="微软雅黑" w:hAnsi="微软雅黑" w:hint="eastAsia"/>
                <w:color w:val="000000" w:themeColor="text1"/>
              </w:rPr>
              <w:t>、”经营报告“</w:t>
            </w:r>
            <w:r w:rsidR="008A4DD5" w:rsidRPr="00F31B19">
              <w:rPr>
                <w:rFonts w:ascii="微软雅黑" w:eastAsia="微软雅黑" w:hAnsi="微软雅黑" w:hint="eastAsia"/>
                <w:color w:val="000000" w:themeColor="text1"/>
              </w:rPr>
              <w:t>、”经营概况</w:t>
            </w:r>
            <w:proofErr w:type="gramStart"/>
            <w:r w:rsidR="008A4DD5" w:rsidRPr="00F31B19">
              <w:rPr>
                <w:rFonts w:ascii="微软雅黑" w:eastAsia="微软雅黑" w:hAnsi="微软雅黑" w:hint="eastAsia"/>
                <w:color w:val="000000" w:themeColor="text1"/>
              </w:rPr>
              <w:t>“</w:t>
            </w:r>
            <w:proofErr w:type="gramEnd"/>
            <w:r w:rsidR="008A4DD5" w:rsidRPr="00F31B19">
              <w:rPr>
                <w:rFonts w:ascii="微软雅黑" w:eastAsia="微软雅黑" w:hAnsi="微软雅黑" w:hint="eastAsia"/>
                <w:color w:val="000000" w:themeColor="text1"/>
              </w:rPr>
              <w:t>、</w:t>
            </w:r>
            <w:proofErr w:type="gramStart"/>
            <w:r w:rsidR="008A4DD5" w:rsidRPr="00F31B19">
              <w:rPr>
                <w:rFonts w:ascii="微软雅黑" w:eastAsia="微软雅黑" w:hAnsi="微软雅黑" w:hint="eastAsia"/>
                <w:color w:val="000000" w:themeColor="text1"/>
              </w:rPr>
              <w:t>“</w:t>
            </w:r>
            <w:proofErr w:type="gramEnd"/>
            <w:r w:rsidR="008A4DD5" w:rsidRPr="00F31B19">
              <w:rPr>
                <w:rFonts w:ascii="微软雅黑" w:eastAsia="微软雅黑" w:hAnsi="微软雅黑" w:hint="eastAsia"/>
                <w:color w:val="000000" w:themeColor="text1"/>
              </w:rPr>
              <w:t>实时概况 “</w:t>
            </w:r>
            <w:r w:rsidR="00C502D0" w:rsidRPr="00F31B19">
              <w:rPr>
                <w:rFonts w:ascii="微软雅黑" w:eastAsia="微软雅黑" w:hAnsi="微软雅黑" w:hint="eastAsia"/>
                <w:color w:val="000000" w:themeColor="text1"/>
              </w:rPr>
              <w:t>的点击量</w:t>
            </w:r>
            <w:r w:rsidR="003B175B">
              <w:rPr>
                <w:rFonts w:ascii="微软雅黑" w:eastAsia="微软雅黑" w:hAnsi="微软雅黑" w:hint="eastAsia"/>
                <w:color w:val="000000" w:themeColor="text1"/>
              </w:rPr>
              <w:t>（后面三个是旧版的）</w:t>
            </w:r>
            <w:r w:rsidR="00C502D0" w:rsidRPr="00F31B19">
              <w:rPr>
                <w:rFonts w:ascii="微软雅黑" w:eastAsia="微软雅黑" w:hAnsi="微软雅黑" w:hint="eastAsia"/>
                <w:color w:val="000000" w:themeColor="text1"/>
              </w:rPr>
              <w:t>。</w:t>
            </w:r>
          </w:p>
          <w:p w:rsidR="00624980" w:rsidRPr="00F76961" w:rsidRDefault="00F76961" w:rsidP="00624980">
            <w:pPr>
              <w:rPr>
                <w:rFonts w:ascii="微软雅黑" w:eastAsia="微软雅黑" w:hAnsi="微软雅黑"/>
                <w:color w:val="000000" w:themeColor="text1"/>
              </w:rPr>
            </w:pPr>
            <w:r>
              <w:rPr>
                <w:rFonts w:ascii="微软雅黑" w:eastAsia="微软雅黑" w:hAnsi="微软雅黑" w:hint="eastAsia"/>
                <w:color w:val="000000" w:themeColor="text1"/>
              </w:rPr>
              <w:t>说明：“经营报告（新）”点击是展开子菜单，“经营概况”、</w:t>
            </w:r>
            <w:proofErr w:type="gramStart"/>
            <w:r>
              <w:rPr>
                <w:rFonts w:ascii="微软雅黑" w:eastAsia="微软雅黑" w:hAnsi="微软雅黑" w:hint="eastAsia"/>
                <w:color w:val="000000" w:themeColor="text1"/>
              </w:rPr>
              <w:t>“</w:t>
            </w:r>
            <w:proofErr w:type="gramEnd"/>
            <w:r>
              <w:rPr>
                <w:rFonts w:ascii="微软雅黑" w:eastAsia="微软雅黑" w:hAnsi="微软雅黑" w:hint="eastAsia"/>
                <w:color w:val="000000" w:themeColor="text1"/>
              </w:rPr>
              <w:t>实时概况（PC）“点击是切换右侧内容。</w:t>
            </w:r>
          </w:p>
          <w:p w:rsidR="00F31B19" w:rsidRPr="00624980" w:rsidRDefault="00F314D6" w:rsidP="00624980">
            <w:pPr>
              <w:rPr>
                <w:rFonts w:ascii="微软雅黑" w:eastAsia="微软雅黑" w:hAnsi="微软雅黑"/>
                <w:color w:val="000000" w:themeColor="text1"/>
              </w:rPr>
            </w:pPr>
            <w:r>
              <w:rPr>
                <w:rFonts w:ascii="微软雅黑" w:eastAsia="微软雅黑" w:hAnsi="微软雅黑" w:hint="eastAsia"/>
                <w:noProof/>
                <w:color w:val="000000" w:themeColor="text1"/>
              </w:rPr>
              <w:drawing>
                <wp:inline distT="0" distB="0" distL="0" distR="0" wp14:anchorId="7859FD11" wp14:editId="2F4E7AA0">
                  <wp:extent cx="4197350" cy="863285"/>
                  <wp:effectExtent l="1905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9"/>
                          <a:srcRect/>
                          <a:stretch>
                            <a:fillRect/>
                          </a:stretch>
                        </pic:blipFill>
                        <pic:spPr bwMode="auto">
                          <a:xfrm>
                            <a:off x="0" y="0"/>
                            <a:ext cx="4197350" cy="863285"/>
                          </a:xfrm>
                          <a:prstGeom prst="rect">
                            <a:avLst/>
                          </a:prstGeom>
                          <a:noFill/>
                          <a:ln w="9525">
                            <a:noFill/>
                            <a:miter lim="800000"/>
                            <a:headEnd/>
                            <a:tailEnd/>
                          </a:ln>
                        </pic:spPr>
                      </pic:pic>
                    </a:graphicData>
                  </a:graphic>
                </wp:inline>
              </w:drawing>
            </w:r>
          </w:p>
          <w:p w:rsidR="00801E5E" w:rsidRPr="00B44828" w:rsidRDefault="00B30B14" w:rsidP="00B44828">
            <w:pPr>
              <w:pStyle w:val="af1"/>
              <w:numPr>
                <w:ilvl w:val="0"/>
                <w:numId w:val="20"/>
              </w:numPr>
              <w:rPr>
                <w:rFonts w:ascii="微软雅黑" w:eastAsia="微软雅黑" w:hAnsi="微软雅黑"/>
                <w:color w:val="000000" w:themeColor="text1"/>
              </w:rPr>
            </w:pPr>
            <w:r w:rsidRPr="00B44828">
              <w:rPr>
                <w:rFonts w:ascii="微软雅黑" w:eastAsia="微软雅黑" w:hAnsi="微软雅黑" w:hint="eastAsia"/>
                <w:color w:val="000000" w:themeColor="text1"/>
              </w:rPr>
              <w:t>“昨天”</w:t>
            </w:r>
            <w:r w:rsidR="00D16623" w:rsidRPr="00B44828">
              <w:rPr>
                <w:rFonts w:ascii="微软雅黑" w:eastAsia="微软雅黑" w:hAnsi="微软雅黑" w:hint="eastAsia"/>
                <w:color w:val="000000" w:themeColor="text1"/>
              </w:rPr>
              <w:t>、</w:t>
            </w:r>
            <w:r w:rsidRPr="00B44828">
              <w:rPr>
                <w:rFonts w:ascii="微软雅黑" w:eastAsia="微软雅黑" w:hAnsi="微软雅黑" w:hint="eastAsia"/>
                <w:color w:val="000000" w:themeColor="text1"/>
              </w:rPr>
              <w:t>“本周”</w:t>
            </w:r>
            <w:r w:rsidR="00D16623" w:rsidRPr="00B44828">
              <w:rPr>
                <w:rFonts w:ascii="微软雅黑" w:eastAsia="微软雅黑" w:hAnsi="微软雅黑" w:hint="eastAsia"/>
                <w:color w:val="000000" w:themeColor="text1"/>
              </w:rPr>
              <w:t>、</w:t>
            </w:r>
            <w:r w:rsidRPr="00B44828">
              <w:rPr>
                <w:rFonts w:ascii="微软雅黑" w:eastAsia="微软雅黑" w:hAnsi="微软雅黑" w:hint="eastAsia"/>
                <w:color w:val="000000" w:themeColor="text1"/>
              </w:rPr>
              <w:t>“本月”</w:t>
            </w:r>
            <w:r w:rsidR="00D16623" w:rsidRPr="00B44828">
              <w:rPr>
                <w:rFonts w:ascii="微软雅黑" w:eastAsia="微软雅黑" w:hAnsi="微软雅黑" w:hint="eastAsia"/>
                <w:color w:val="000000" w:themeColor="text1"/>
              </w:rPr>
              <w:t>、</w:t>
            </w:r>
            <w:r w:rsidRPr="00B44828">
              <w:rPr>
                <w:rFonts w:ascii="微软雅黑" w:eastAsia="微软雅黑" w:hAnsi="微软雅黑" w:hint="eastAsia"/>
                <w:color w:val="000000" w:themeColor="text1"/>
              </w:rPr>
              <w:t>“过去7天”</w:t>
            </w:r>
            <w:r w:rsidR="00D16623" w:rsidRPr="00B44828">
              <w:rPr>
                <w:rFonts w:ascii="微软雅黑" w:eastAsia="微软雅黑" w:hAnsi="微软雅黑" w:hint="eastAsia"/>
                <w:color w:val="000000" w:themeColor="text1"/>
              </w:rPr>
              <w:t>、</w:t>
            </w:r>
            <w:r w:rsidRPr="00B44828">
              <w:rPr>
                <w:rFonts w:ascii="微软雅黑" w:eastAsia="微软雅黑" w:hAnsi="微软雅黑" w:hint="eastAsia"/>
                <w:color w:val="000000" w:themeColor="text1"/>
              </w:rPr>
              <w:t>“上一个月”</w:t>
            </w:r>
            <w:r w:rsidR="00D16623" w:rsidRPr="00B44828">
              <w:rPr>
                <w:rFonts w:ascii="微软雅黑" w:eastAsia="微软雅黑" w:hAnsi="微软雅黑" w:hint="eastAsia"/>
                <w:color w:val="000000" w:themeColor="text1"/>
              </w:rPr>
              <w:t>、</w:t>
            </w:r>
            <w:proofErr w:type="gramStart"/>
            <w:r w:rsidRPr="00B44828">
              <w:rPr>
                <w:rFonts w:ascii="微软雅黑" w:eastAsia="微软雅黑" w:hAnsi="微软雅黑" w:hint="eastAsia"/>
                <w:color w:val="000000" w:themeColor="text1"/>
              </w:rPr>
              <w:t>“指定查看日期</w:t>
            </w:r>
            <w:r w:rsidR="007206E0" w:rsidRPr="00B44828">
              <w:rPr>
                <w:rFonts w:ascii="微软雅黑" w:eastAsia="微软雅黑" w:hAnsi="微软雅黑" w:hint="eastAsia"/>
                <w:color w:val="000000" w:themeColor="text1"/>
              </w:rPr>
              <w:t>”</w:t>
            </w:r>
            <w:r w:rsidRPr="00B44828">
              <w:rPr>
                <w:rFonts w:ascii="微软雅黑" w:eastAsia="微软雅黑" w:hAnsi="微软雅黑" w:hint="eastAsia"/>
                <w:color w:val="000000" w:themeColor="text1"/>
              </w:rPr>
              <w:t>埋码监测</w:t>
            </w:r>
            <w:proofErr w:type="gramEnd"/>
            <w:r w:rsidRPr="00B44828">
              <w:rPr>
                <w:rFonts w:ascii="微软雅黑" w:eastAsia="微软雅黑" w:hAnsi="微软雅黑" w:hint="eastAsia"/>
                <w:color w:val="000000" w:themeColor="text1"/>
              </w:rPr>
              <w:t>其点击量</w:t>
            </w:r>
            <w:r w:rsidR="00D16623" w:rsidRPr="00B44828">
              <w:rPr>
                <w:rFonts w:ascii="微软雅黑" w:eastAsia="微软雅黑" w:hAnsi="微软雅黑" w:hint="eastAsia"/>
                <w:color w:val="000000" w:themeColor="text1"/>
              </w:rPr>
              <w:t>。</w:t>
            </w:r>
          </w:p>
          <w:p w:rsidR="00D16623" w:rsidRPr="00B44828" w:rsidRDefault="00D16623" w:rsidP="00B44828">
            <w:pPr>
              <w:pStyle w:val="af1"/>
              <w:numPr>
                <w:ilvl w:val="0"/>
                <w:numId w:val="20"/>
              </w:numPr>
              <w:rPr>
                <w:rFonts w:ascii="微软雅黑" w:eastAsia="微软雅黑" w:hAnsi="微软雅黑"/>
                <w:color w:val="000000" w:themeColor="text1"/>
              </w:rPr>
            </w:pPr>
            <w:r w:rsidRPr="00B44828">
              <w:rPr>
                <w:rFonts w:ascii="微软雅黑" w:eastAsia="微软雅黑" w:hAnsi="微软雅黑" w:hint="eastAsia"/>
                <w:color w:val="000000" w:themeColor="text1"/>
              </w:rPr>
              <w:t>“店铺整体经营情况”、“PC端经营情况”、“移动端经营情况”，</w:t>
            </w:r>
            <w:proofErr w:type="gramStart"/>
            <w:r w:rsidRPr="00B44828">
              <w:rPr>
                <w:rFonts w:ascii="微软雅黑" w:eastAsia="微软雅黑" w:hAnsi="微软雅黑" w:hint="eastAsia"/>
                <w:color w:val="000000" w:themeColor="text1"/>
              </w:rPr>
              <w:t>埋码监测</w:t>
            </w:r>
            <w:proofErr w:type="gramEnd"/>
            <w:r w:rsidR="00B322FD" w:rsidRPr="00B44828">
              <w:rPr>
                <w:rFonts w:ascii="微软雅黑" w:eastAsia="微软雅黑" w:hAnsi="微软雅黑" w:hint="eastAsia"/>
                <w:color w:val="000000" w:themeColor="text1"/>
              </w:rPr>
              <w:t>其</w:t>
            </w:r>
            <w:r w:rsidRPr="00B44828">
              <w:rPr>
                <w:rFonts w:ascii="微软雅黑" w:eastAsia="微软雅黑" w:hAnsi="微软雅黑" w:hint="eastAsia"/>
                <w:color w:val="000000" w:themeColor="text1"/>
              </w:rPr>
              <w:t>点击量。</w:t>
            </w:r>
          </w:p>
          <w:p w:rsidR="00801E5E" w:rsidRPr="00B44828" w:rsidRDefault="00D16623" w:rsidP="00B44828">
            <w:pPr>
              <w:pStyle w:val="af1"/>
              <w:numPr>
                <w:ilvl w:val="0"/>
                <w:numId w:val="20"/>
              </w:numPr>
              <w:rPr>
                <w:rFonts w:ascii="微软雅黑" w:eastAsia="微软雅黑" w:hAnsi="微软雅黑"/>
                <w:color w:val="000000" w:themeColor="text1"/>
              </w:rPr>
            </w:pPr>
            <w:proofErr w:type="gramStart"/>
            <w:r w:rsidRPr="00B44828">
              <w:rPr>
                <w:rFonts w:ascii="微软雅黑" w:eastAsia="微软雅黑" w:hAnsi="微软雅黑" w:hint="eastAsia"/>
                <w:color w:val="000000" w:themeColor="text1"/>
              </w:rPr>
              <w:t>“打印”埋码监测器</w:t>
            </w:r>
            <w:proofErr w:type="gramEnd"/>
            <w:r w:rsidRPr="00B44828">
              <w:rPr>
                <w:rFonts w:ascii="微软雅黑" w:eastAsia="微软雅黑" w:hAnsi="微软雅黑" w:hint="eastAsia"/>
                <w:color w:val="000000" w:themeColor="text1"/>
              </w:rPr>
              <w:t>点击量。</w:t>
            </w:r>
          </w:p>
          <w:p w:rsidR="00C84CBE" w:rsidRPr="00801E5E" w:rsidRDefault="00801E5E" w:rsidP="00801E5E">
            <w:pPr>
              <w:rPr>
                <w:rFonts w:ascii="微软雅黑" w:eastAsia="微软雅黑" w:hAnsi="微软雅黑"/>
                <w:color w:val="000000" w:themeColor="text1"/>
              </w:rPr>
            </w:pPr>
            <w:r w:rsidRPr="00801E5E">
              <w:rPr>
                <w:noProof/>
              </w:rPr>
              <w:drawing>
                <wp:inline distT="0" distB="0" distL="0" distR="0" wp14:anchorId="70C312EE" wp14:editId="06BA2741">
                  <wp:extent cx="4494385" cy="774844"/>
                  <wp:effectExtent l="19050" t="19050" r="20465" b="25256"/>
                  <wp:docPr id="50"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0"/>
                          <a:srcRect/>
                          <a:stretch>
                            <a:fillRect/>
                          </a:stretch>
                        </pic:blipFill>
                        <pic:spPr bwMode="auto">
                          <a:xfrm>
                            <a:off x="0" y="0"/>
                            <a:ext cx="4511903" cy="777864"/>
                          </a:xfrm>
                          <a:prstGeom prst="rect">
                            <a:avLst/>
                          </a:prstGeom>
                          <a:noFill/>
                          <a:ln w="9525">
                            <a:solidFill>
                              <a:schemeClr val="bg1">
                                <a:lumMod val="75000"/>
                              </a:schemeClr>
                            </a:solidFill>
                            <a:miter lim="800000"/>
                            <a:headEnd/>
                            <a:tailEnd/>
                          </a:ln>
                        </pic:spPr>
                      </pic:pic>
                    </a:graphicData>
                  </a:graphic>
                </wp:inline>
              </w:drawing>
            </w:r>
          </w:p>
        </w:tc>
      </w:tr>
      <w:tr w:rsidR="00C84CBE" w:rsidRPr="006E672B" w:rsidTr="0098148E">
        <w:trPr>
          <w:trHeight w:val="287"/>
        </w:trPr>
        <w:tc>
          <w:tcPr>
            <w:tcW w:w="954" w:type="dxa"/>
            <w:tcBorders>
              <w:top w:val="single" w:sz="4" w:space="0" w:color="auto"/>
              <w:left w:val="single" w:sz="4" w:space="0" w:color="auto"/>
              <w:bottom w:val="single" w:sz="4" w:space="0" w:color="auto"/>
              <w:right w:val="single" w:sz="4" w:space="0" w:color="auto"/>
            </w:tcBorders>
          </w:tcPr>
          <w:p w:rsidR="00C84CBE" w:rsidRPr="006E672B" w:rsidRDefault="00C84CBE" w:rsidP="0098148E">
            <w:pPr>
              <w:rPr>
                <w:rFonts w:ascii="微软雅黑" w:eastAsia="微软雅黑" w:hAnsi="微软雅黑" w:cs="Arial"/>
                <w:b/>
                <w:bCs/>
                <w:color w:val="000000" w:themeColor="text1"/>
              </w:rPr>
            </w:pPr>
            <w:r w:rsidRPr="006E672B">
              <w:rPr>
                <w:rFonts w:ascii="微软雅黑" w:eastAsia="微软雅黑" w:hAnsi="微软雅黑" w:cs="Arial" w:hint="eastAsia"/>
                <w:b/>
                <w:bCs/>
                <w:color w:val="000000" w:themeColor="text1"/>
              </w:rPr>
              <w:t>功能说明</w:t>
            </w:r>
          </w:p>
        </w:tc>
        <w:tc>
          <w:tcPr>
            <w:tcW w:w="7797" w:type="dxa"/>
            <w:tcBorders>
              <w:top w:val="single" w:sz="4" w:space="0" w:color="auto"/>
              <w:left w:val="single" w:sz="4" w:space="0" w:color="auto"/>
              <w:bottom w:val="single" w:sz="4" w:space="0" w:color="auto"/>
              <w:right w:val="single" w:sz="4" w:space="0" w:color="auto"/>
            </w:tcBorders>
          </w:tcPr>
          <w:p w:rsidR="00C84CBE" w:rsidRDefault="00C84CBE" w:rsidP="0098148E">
            <w:pPr>
              <w:pStyle w:val="af1"/>
              <w:ind w:left="420" w:hanging="420"/>
              <w:rPr>
                <w:rFonts w:ascii="微软雅黑" w:eastAsia="微软雅黑" w:hAnsi="微软雅黑"/>
                <w:color w:val="000000" w:themeColor="text1"/>
              </w:rPr>
            </w:pPr>
            <w:r>
              <w:rPr>
                <w:rFonts w:ascii="微软雅黑" w:eastAsia="微软雅黑" w:hAnsi="微软雅黑" w:hint="eastAsia"/>
                <w:color w:val="000000" w:themeColor="text1"/>
              </w:rPr>
              <w:t>店铺整体经营情况</w:t>
            </w:r>
          </w:p>
        </w:tc>
      </w:tr>
      <w:tr w:rsidR="00C84CBE" w:rsidRPr="006E672B" w:rsidTr="0098148E">
        <w:trPr>
          <w:trHeight w:val="287"/>
        </w:trPr>
        <w:tc>
          <w:tcPr>
            <w:tcW w:w="954" w:type="dxa"/>
            <w:tcBorders>
              <w:top w:val="single" w:sz="4" w:space="0" w:color="auto"/>
              <w:left w:val="single" w:sz="4" w:space="0" w:color="auto"/>
              <w:bottom w:val="single" w:sz="4" w:space="0" w:color="auto"/>
              <w:right w:val="single" w:sz="4" w:space="0" w:color="auto"/>
            </w:tcBorders>
          </w:tcPr>
          <w:p w:rsidR="00C84CBE" w:rsidRPr="006E672B" w:rsidRDefault="007D059B" w:rsidP="0098148E">
            <w:pPr>
              <w:rPr>
                <w:rFonts w:ascii="微软雅黑" w:eastAsia="微软雅黑" w:hAnsi="微软雅黑" w:cs="Arial"/>
                <w:b/>
                <w:bCs/>
                <w:color w:val="000000" w:themeColor="text1"/>
              </w:rPr>
            </w:pPr>
            <w:r w:rsidRPr="006E672B">
              <w:rPr>
                <w:rFonts w:ascii="微软雅黑" w:eastAsia="微软雅黑" w:hAnsi="微软雅黑" w:cs="Arial" w:hint="eastAsia"/>
                <w:b/>
                <w:bCs/>
                <w:color w:val="000000" w:themeColor="text1"/>
              </w:rPr>
              <w:t>详细描述</w:t>
            </w:r>
          </w:p>
        </w:tc>
        <w:tc>
          <w:tcPr>
            <w:tcW w:w="7797" w:type="dxa"/>
            <w:tcBorders>
              <w:top w:val="single" w:sz="4" w:space="0" w:color="auto"/>
              <w:left w:val="single" w:sz="4" w:space="0" w:color="auto"/>
              <w:bottom w:val="single" w:sz="4" w:space="0" w:color="auto"/>
              <w:right w:val="single" w:sz="4" w:space="0" w:color="auto"/>
            </w:tcBorders>
          </w:tcPr>
          <w:p w:rsidR="00C84CBE" w:rsidRPr="00EA4BF7" w:rsidRDefault="00C84CBE" w:rsidP="00EA4BF7">
            <w:pPr>
              <w:pStyle w:val="af1"/>
              <w:numPr>
                <w:ilvl w:val="0"/>
                <w:numId w:val="28"/>
              </w:numPr>
              <w:rPr>
                <w:rFonts w:ascii="微软雅黑" w:eastAsia="微软雅黑" w:hAnsi="微软雅黑"/>
                <w:color w:val="000000" w:themeColor="text1"/>
              </w:rPr>
            </w:pPr>
            <w:r w:rsidRPr="00EA4BF7">
              <w:rPr>
                <w:rFonts w:ascii="微软雅黑" w:eastAsia="微软雅黑" w:hAnsi="微软雅黑" w:hint="eastAsia"/>
                <w:color w:val="000000" w:themeColor="text1"/>
              </w:rPr>
              <w:t>店铺整体经营情况下面的</w:t>
            </w:r>
            <w:r w:rsidRPr="00EA4BF7">
              <w:rPr>
                <w:rFonts w:ascii="微软雅黑" w:eastAsia="微软雅黑" w:hAnsi="微软雅黑" w:hint="eastAsia"/>
                <w:b/>
                <w:color w:val="000000" w:themeColor="text1"/>
              </w:rPr>
              <w:t>走势分析</w:t>
            </w:r>
            <w:r w:rsidRPr="00EA4BF7">
              <w:rPr>
                <w:rFonts w:ascii="微软雅黑" w:eastAsia="微软雅黑" w:hAnsi="微软雅黑" w:hint="eastAsia"/>
                <w:color w:val="000000" w:themeColor="text1"/>
              </w:rPr>
              <w:t>：包括两块“流量分析”、“销量分析”，</w:t>
            </w:r>
            <w:proofErr w:type="gramStart"/>
            <w:r w:rsidRPr="00EA4BF7">
              <w:rPr>
                <w:rFonts w:ascii="微软雅黑" w:eastAsia="微软雅黑" w:hAnsi="微软雅黑" w:hint="eastAsia"/>
                <w:color w:val="000000" w:themeColor="text1"/>
              </w:rPr>
              <w:t>埋码监测</w:t>
            </w:r>
            <w:proofErr w:type="gramEnd"/>
            <w:r w:rsidRPr="00EA4BF7">
              <w:rPr>
                <w:rFonts w:ascii="微软雅黑" w:eastAsia="微软雅黑" w:hAnsi="微软雅黑" w:hint="eastAsia"/>
                <w:color w:val="000000" w:themeColor="text1"/>
              </w:rPr>
              <w:t>其点击量。</w:t>
            </w:r>
          </w:p>
          <w:p w:rsidR="00C84CBE" w:rsidRDefault="00C84CBE" w:rsidP="0098148E">
            <w:pPr>
              <w:rPr>
                <w:rFonts w:ascii="微软雅黑" w:eastAsia="微软雅黑" w:hAnsi="微软雅黑"/>
                <w:color w:val="000000" w:themeColor="text1"/>
              </w:rPr>
            </w:pPr>
            <w:r>
              <w:rPr>
                <w:rFonts w:ascii="微软雅黑" w:eastAsia="微软雅黑" w:hAnsi="微软雅黑"/>
                <w:noProof/>
                <w:color w:val="000000" w:themeColor="text1"/>
              </w:rPr>
              <w:drawing>
                <wp:inline distT="0" distB="0" distL="0" distR="0" wp14:anchorId="2E80A695" wp14:editId="18835DED">
                  <wp:extent cx="4114800" cy="1779689"/>
                  <wp:effectExtent l="19050" t="0" r="0" b="0"/>
                  <wp:docPr id="3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1"/>
                          <a:srcRect/>
                          <a:stretch>
                            <a:fillRect/>
                          </a:stretch>
                        </pic:blipFill>
                        <pic:spPr bwMode="auto">
                          <a:xfrm>
                            <a:off x="0" y="0"/>
                            <a:ext cx="4114800" cy="1779689"/>
                          </a:xfrm>
                          <a:prstGeom prst="rect">
                            <a:avLst/>
                          </a:prstGeom>
                          <a:noFill/>
                          <a:ln w="9525">
                            <a:noFill/>
                            <a:miter lim="800000"/>
                            <a:headEnd/>
                            <a:tailEnd/>
                          </a:ln>
                        </pic:spPr>
                      </pic:pic>
                    </a:graphicData>
                  </a:graphic>
                </wp:inline>
              </w:drawing>
            </w:r>
          </w:p>
          <w:p w:rsidR="00C84CBE" w:rsidRPr="00EA4BF7" w:rsidRDefault="00C84CBE" w:rsidP="00EA4BF7">
            <w:pPr>
              <w:pStyle w:val="af1"/>
              <w:numPr>
                <w:ilvl w:val="0"/>
                <w:numId w:val="28"/>
              </w:numPr>
              <w:rPr>
                <w:rFonts w:ascii="微软雅黑" w:eastAsia="微软雅黑" w:hAnsi="微软雅黑"/>
                <w:color w:val="000000" w:themeColor="text1"/>
              </w:rPr>
            </w:pPr>
            <w:r w:rsidRPr="00EA4BF7">
              <w:rPr>
                <w:rFonts w:ascii="微软雅黑" w:eastAsia="微软雅黑" w:hAnsi="微软雅黑" w:hint="eastAsia"/>
                <w:color w:val="000000" w:themeColor="text1"/>
              </w:rPr>
              <w:t>经营明细表：“全部”浏览量、</w:t>
            </w:r>
            <w:r w:rsidR="002B1FF2">
              <w:rPr>
                <w:rFonts w:ascii="微软雅黑" w:eastAsia="微软雅黑" w:hAnsi="微软雅黑" w:hint="eastAsia"/>
                <w:color w:val="000000" w:themeColor="text1"/>
              </w:rPr>
              <w:t>独特访客数</w:t>
            </w:r>
            <w:r w:rsidRPr="00EA4BF7">
              <w:rPr>
                <w:rFonts w:ascii="微软雅黑" w:eastAsia="微软雅黑" w:hAnsi="微软雅黑" w:hint="eastAsia"/>
                <w:color w:val="000000" w:themeColor="text1"/>
              </w:rPr>
              <w:t>、下单金额、下单客户数、下单量、下单商品件数、商品收藏数、店铺收藏数，都</w:t>
            </w:r>
            <w:proofErr w:type="gramStart"/>
            <w:r w:rsidRPr="00EA4BF7">
              <w:rPr>
                <w:rFonts w:ascii="微软雅黑" w:eastAsia="微软雅黑" w:hAnsi="微软雅黑" w:hint="eastAsia"/>
                <w:color w:val="000000" w:themeColor="text1"/>
              </w:rPr>
              <w:t>需要埋码监测</w:t>
            </w:r>
            <w:proofErr w:type="gramEnd"/>
            <w:r w:rsidRPr="00EA4BF7">
              <w:rPr>
                <w:rFonts w:ascii="微软雅黑" w:eastAsia="微软雅黑" w:hAnsi="微软雅黑" w:hint="eastAsia"/>
                <w:color w:val="000000" w:themeColor="text1"/>
              </w:rPr>
              <w:t>其点击量。</w:t>
            </w:r>
          </w:p>
          <w:p w:rsidR="00C84CBE" w:rsidRPr="00EA4BF7" w:rsidRDefault="00C84CBE" w:rsidP="00EA4BF7">
            <w:pPr>
              <w:pStyle w:val="af1"/>
              <w:numPr>
                <w:ilvl w:val="0"/>
                <w:numId w:val="28"/>
              </w:numPr>
              <w:rPr>
                <w:rFonts w:ascii="微软雅黑" w:eastAsia="微软雅黑" w:hAnsi="微软雅黑"/>
                <w:color w:val="000000" w:themeColor="text1"/>
              </w:rPr>
            </w:pPr>
            <w:r w:rsidRPr="00EA4BF7">
              <w:rPr>
                <w:rFonts w:ascii="微软雅黑" w:eastAsia="微软雅黑" w:hAnsi="微软雅黑" w:hint="eastAsia"/>
                <w:color w:val="000000" w:themeColor="text1"/>
              </w:rPr>
              <w:t>“下载”按钮，</w:t>
            </w:r>
            <w:r w:rsidR="00C62B41" w:rsidRPr="00EA4BF7">
              <w:rPr>
                <w:rFonts w:ascii="微软雅黑" w:eastAsia="微软雅黑" w:hAnsi="微软雅黑" w:hint="eastAsia"/>
                <w:color w:val="000000" w:themeColor="text1"/>
              </w:rPr>
              <w:t>统计其点击量。</w:t>
            </w:r>
          </w:p>
          <w:p w:rsidR="00C84CBE" w:rsidRDefault="00C84CBE" w:rsidP="0098148E">
            <w:pPr>
              <w:pStyle w:val="af1"/>
              <w:ind w:left="420" w:hanging="420"/>
              <w:rPr>
                <w:rFonts w:ascii="微软雅黑" w:eastAsia="微软雅黑" w:hAnsi="微软雅黑"/>
                <w:color w:val="000000" w:themeColor="text1"/>
              </w:rPr>
            </w:pPr>
            <w:r>
              <w:rPr>
                <w:rFonts w:ascii="微软雅黑" w:eastAsia="微软雅黑" w:hAnsi="微软雅黑"/>
                <w:noProof/>
                <w:color w:val="000000" w:themeColor="text1"/>
              </w:rPr>
              <w:drawing>
                <wp:inline distT="0" distB="0" distL="0" distR="0" wp14:anchorId="7DC4B74D" wp14:editId="7EB9040C">
                  <wp:extent cx="4191000" cy="1716078"/>
                  <wp:effectExtent l="19050" t="0" r="0" b="0"/>
                  <wp:docPr id="3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2"/>
                          <a:srcRect/>
                          <a:stretch>
                            <a:fillRect/>
                          </a:stretch>
                        </pic:blipFill>
                        <pic:spPr bwMode="auto">
                          <a:xfrm>
                            <a:off x="0" y="0"/>
                            <a:ext cx="4191000" cy="1716078"/>
                          </a:xfrm>
                          <a:prstGeom prst="rect">
                            <a:avLst/>
                          </a:prstGeom>
                          <a:noFill/>
                          <a:ln w="9525">
                            <a:noFill/>
                            <a:miter lim="800000"/>
                            <a:headEnd/>
                            <a:tailEnd/>
                          </a:ln>
                        </pic:spPr>
                      </pic:pic>
                    </a:graphicData>
                  </a:graphic>
                </wp:inline>
              </w:drawing>
            </w:r>
          </w:p>
        </w:tc>
      </w:tr>
      <w:tr w:rsidR="00C84CBE" w:rsidRPr="006E672B" w:rsidTr="0098148E">
        <w:trPr>
          <w:trHeight w:val="287"/>
        </w:trPr>
        <w:tc>
          <w:tcPr>
            <w:tcW w:w="954" w:type="dxa"/>
            <w:tcBorders>
              <w:top w:val="single" w:sz="4" w:space="0" w:color="auto"/>
              <w:left w:val="single" w:sz="4" w:space="0" w:color="auto"/>
              <w:bottom w:val="single" w:sz="4" w:space="0" w:color="auto"/>
              <w:right w:val="single" w:sz="4" w:space="0" w:color="auto"/>
            </w:tcBorders>
          </w:tcPr>
          <w:p w:rsidR="00C84CBE" w:rsidRPr="006E672B" w:rsidRDefault="00C84CBE" w:rsidP="0098148E">
            <w:pPr>
              <w:rPr>
                <w:rFonts w:ascii="微软雅黑" w:eastAsia="微软雅黑" w:hAnsi="微软雅黑" w:cs="Arial"/>
                <w:b/>
                <w:bCs/>
                <w:color w:val="000000" w:themeColor="text1"/>
              </w:rPr>
            </w:pPr>
            <w:r w:rsidRPr="006E672B">
              <w:rPr>
                <w:rFonts w:ascii="微软雅黑" w:eastAsia="微软雅黑" w:hAnsi="微软雅黑" w:cs="Arial" w:hint="eastAsia"/>
                <w:b/>
                <w:bCs/>
                <w:color w:val="000000" w:themeColor="text1"/>
              </w:rPr>
              <w:t>功能说明</w:t>
            </w:r>
          </w:p>
        </w:tc>
        <w:tc>
          <w:tcPr>
            <w:tcW w:w="7797" w:type="dxa"/>
            <w:tcBorders>
              <w:top w:val="single" w:sz="4" w:space="0" w:color="auto"/>
              <w:left w:val="single" w:sz="4" w:space="0" w:color="auto"/>
              <w:bottom w:val="single" w:sz="4" w:space="0" w:color="auto"/>
              <w:right w:val="single" w:sz="4" w:space="0" w:color="auto"/>
            </w:tcBorders>
          </w:tcPr>
          <w:p w:rsidR="00C84CBE" w:rsidRPr="00653F31" w:rsidRDefault="00CA1004" w:rsidP="0098148E">
            <w:pPr>
              <w:pStyle w:val="af1"/>
              <w:ind w:left="420" w:hanging="420"/>
              <w:rPr>
                <w:rFonts w:ascii="微软雅黑" w:eastAsia="微软雅黑" w:hAnsi="微软雅黑"/>
                <w:color w:val="000000" w:themeColor="text1"/>
              </w:rPr>
            </w:pPr>
            <w:r w:rsidRPr="00B44828">
              <w:rPr>
                <w:rFonts w:ascii="微软雅黑" w:eastAsia="微软雅黑" w:hAnsi="微软雅黑" w:hint="eastAsia"/>
                <w:color w:val="000000" w:themeColor="text1"/>
              </w:rPr>
              <w:t>PC</w:t>
            </w:r>
            <w:proofErr w:type="gramStart"/>
            <w:r w:rsidRPr="00B44828">
              <w:rPr>
                <w:rFonts w:ascii="微软雅黑" w:eastAsia="微软雅黑" w:hAnsi="微软雅黑" w:hint="eastAsia"/>
                <w:color w:val="000000" w:themeColor="text1"/>
              </w:rPr>
              <w:t>端经营</w:t>
            </w:r>
            <w:proofErr w:type="gramEnd"/>
            <w:r w:rsidRPr="00B44828">
              <w:rPr>
                <w:rFonts w:ascii="微软雅黑" w:eastAsia="微软雅黑" w:hAnsi="微软雅黑" w:hint="eastAsia"/>
                <w:color w:val="000000" w:themeColor="text1"/>
              </w:rPr>
              <w:t>情况</w:t>
            </w:r>
          </w:p>
        </w:tc>
      </w:tr>
      <w:tr w:rsidR="00CA1004" w:rsidRPr="006E672B" w:rsidTr="0098148E">
        <w:trPr>
          <w:trHeight w:val="287"/>
        </w:trPr>
        <w:tc>
          <w:tcPr>
            <w:tcW w:w="954" w:type="dxa"/>
            <w:tcBorders>
              <w:top w:val="single" w:sz="4" w:space="0" w:color="auto"/>
              <w:left w:val="single" w:sz="4" w:space="0" w:color="auto"/>
              <w:bottom w:val="single" w:sz="4" w:space="0" w:color="auto"/>
              <w:right w:val="single" w:sz="4" w:space="0" w:color="auto"/>
            </w:tcBorders>
          </w:tcPr>
          <w:p w:rsidR="00CA1004" w:rsidRPr="006E672B" w:rsidRDefault="007D059B" w:rsidP="0098148E">
            <w:pPr>
              <w:rPr>
                <w:rFonts w:ascii="微软雅黑" w:eastAsia="微软雅黑" w:hAnsi="微软雅黑" w:cs="Arial"/>
                <w:b/>
                <w:bCs/>
                <w:color w:val="000000" w:themeColor="text1"/>
              </w:rPr>
            </w:pPr>
            <w:r w:rsidRPr="006E672B">
              <w:rPr>
                <w:rFonts w:ascii="微软雅黑" w:eastAsia="微软雅黑" w:hAnsi="微软雅黑" w:cs="Arial" w:hint="eastAsia"/>
                <w:b/>
                <w:bCs/>
                <w:color w:val="000000" w:themeColor="text1"/>
              </w:rPr>
              <w:t>详细描述</w:t>
            </w:r>
          </w:p>
        </w:tc>
        <w:tc>
          <w:tcPr>
            <w:tcW w:w="7797" w:type="dxa"/>
            <w:tcBorders>
              <w:top w:val="single" w:sz="4" w:space="0" w:color="auto"/>
              <w:left w:val="single" w:sz="4" w:space="0" w:color="auto"/>
              <w:bottom w:val="single" w:sz="4" w:space="0" w:color="auto"/>
              <w:right w:val="single" w:sz="4" w:space="0" w:color="auto"/>
            </w:tcBorders>
          </w:tcPr>
          <w:p w:rsidR="00EA4BF7" w:rsidRPr="00EA4BF7" w:rsidRDefault="00EA4BF7" w:rsidP="00EA4BF7">
            <w:pPr>
              <w:pStyle w:val="af1"/>
              <w:numPr>
                <w:ilvl w:val="0"/>
                <w:numId w:val="29"/>
              </w:numPr>
              <w:rPr>
                <w:rFonts w:ascii="微软雅黑" w:eastAsia="微软雅黑" w:hAnsi="微软雅黑"/>
                <w:color w:val="000000" w:themeColor="text1"/>
              </w:rPr>
            </w:pPr>
            <w:r w:rsidRPr="00EA4BF7">
              <w:rPr>
                <w:rFonts w:ascii="微软雅黑" w:eastAsia="微软雅黑" w:hAnsi="微软雅黑" w:hint="eastAsia"/>
                <w:color w:val="000000" w:themeColor="text1"/>
              </w:rPr>
              <w:t>统计</w:t>
            </w:r>
            <w:r>
              <w:rPr>
                <w:rFonts w:ascii="微软雅黑" w:eastAsia="微软雅黑" w:hAnsi="微软雅黑" w:hint="eastAsia"/>
                <w:color w:val="000000" w:themeColor="text1"/>
              </w:rPr>
              <w:t>PC端下面的</w:t>
            </w:r>
            <w:r w:rsidRPr="00EA4BF7">
              <w:rPr>
                <w:rFonts w:ascii="微软雅黑" w:eastAsia="微软雅黑" w:hAnsi="微软雅黑" w:hint="eastAsia"/>
                <w:color w:val="000000" w:themeColor="text1"/>
              </w:rPr>
              <w:t>“流量分析”、“销量分析”的点击量。</w:t>
            </w:r>
          </w:p>
          <w:p w:rsidR="00CA1004" w:rsidRPr="00EA4BF7" w:rsidRDefault="00EA4BF7" w:rsidP="00EA4BF7">
            <w:pPr>
              <w:pStyle w:val="af1"/>
              <w:numPr>
                <w:ilvl w:val="0"/>
                <w:numId w:val="29"/>
              </w:numPr>
              <w:rPr>
                <w:rFonts w:ascii="微软雅黑" w:eastAsia="微软雅黑" w:hAnsi="微软雅黑"/>
                <w:color w:val="000000" w:themeColor="text1"/>
              </w:rPr>
            </w:pPr>
            <w:r w:rsidRPr="00EA4BF7">
              <w:rPr>
                <w:rFonts w:ascii="微软雅黑" w:eastAsia="微软雅黑" w:hAnsi="微软雅黑" w:hint="eastAsia"/>
                <w:color w:val="000000" w:themeColor="text1"/>
              </w:rPr>
              <w:t>经营明细表：“全部”浏览量、</w:t>
            </w:r>
            <w:r w:rsidR="002B1FF2">
              <w:rPr>
                <w:rFonts w:ascii="微软雅黑" w:eastAsia="微软雅黑" w:hAnsi="微软雅黑" w:hint="eastAsia"/>
                <w:color w:val="000000" w:themeColor="text1"/>
              </w:rPr>
              <w:t>独特访客数</w:t>
            </w:r>
            <w:r w:rsidRPr="00EA4BF7">
              <w:rPr>
                <w:rFonts w:ascii="微软雅黑" w:eastAsia="微软雅黑" w:hAnsi="微软雅黑" w:hint="eastAsia"/>
                <w:color w:val="000000" w:themeColor="text1"/>
              </w:rPr>
              <w:t>、下单金额、下单客户数、下单量、下单商品件数、商品收藏数、店铺收藏数，都</w:t>
            </w:r>
            <w:proofErr w:type="gramStart"/>
            <w:r w:rsidRPr="00EA4BF7">
              <w:rPr>
                <w:rFonts w:ascii="微软雅黑" w:eastAsia="微软雅黑" w:hAnsi="微软雅黑" w:hint="eastAsia"/>
                <w:color w:val="000000" w:themeColor="text1"/>
              </w:rPr>
              <w:t>需要埋码监测</w:t>
            </w:r>
            <w:proofErr w:type="gramEnd"/>
            <w:r w:rsidRPr="00EA4BF7">
              <w:rPr>
                <w:rFonts w:ascii="微软雅黑" w:eastAsia="微软雅黑" w:hAnsi="微软雅黑" w:hint="eastAsia"/>
                <w:color w:val="000000" w:themeColor="text1"/>
              </w:rPr>
              <w:t>其点击量。</w:t>
            </w:r>
          </w:p>
          <w:p w:rsidR="00EA4BF7" w:rsidRPr="00EA4BF7" w:rsidRDefault="00EA4BF7" w:rsidP="00EA4BF7">
            <w:pPr>
              <w:pStyle w:val="af1"/>
              <w:numPr>
                <w:ilvl w:val="0"/>
                <w:numId w:val="29"/>
              </w:numPr>
              <w:rPr>
                <w:rFonts w:ascii="微软雅黑" w:eastAsia="微软雅黑" w:hAnsi="微软雅黑"/>
                <w:color w:val="000000" w:themeColor="text1"/>
              </w:rPr>
            </w:pPr>
            <w:r w:rsidRPr="00EA4BF7">
              <w:rPr>
                <w:rFonts w:ascii="微软雅黑" w:eastAsia="微软雅黑" w:hAnsi="微软雅黑" w:hint="eastAsia"/>
                <w:color w:val="000000" w:themeColor="text1"/>
              </w:rPr>
              <w:t>“下载”按钮，统计其点击量。</w:t>
            </w:r>
          </w:p>
          <w:p w:rsidR="00EA4BF7" w:rsidRDefault="00EA4BF7" w:rsidP="0098148E">
            <w:pPr>
              <w:pStyle w:val="af1"/>
              <w:ind w:left="420" w:hanging="420"/>
              <w:rPr>
                <w:rFonts w:ascii="微软雅黑" w:eastAsia="微软雅黑" w:hAnsi="微软雅黑"/>
                <w:color w:val="000000" w:themeColor="text1"/>
              </w:rPr>
            </w:pPr>
            <w:r w:rsidRPr="00EA4BF7">
              <w:rPr>
                <w:rFonts w:ascii="微软雅黑" w:eastAsia="微软雅黑" w:hAnsi="微软雅黑"/>
                <w:noProof/>
                <w:color w:val="000000" w:themeColor="text1"/>
              </w:rPr>
              <w:drawing>
                <wp:inline distT="0" distB="0" distL="0" distR="0">
                  <wp:extent cx="4114800" cy="1779689"/>
                  <wp:effectExtent l="19050" t="0" r="0" b="0"/>
                  <wp:docPr id="52"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1"/>
                          <a:srcRect/>
                          <a:stretch>
                            <a:fillRect/>
                          </a:stretch>
                        </pic:blipFill>
                        <pic:spPr bwMode="auto">
                          <a:xfrm>
                            <a:off x="0" y="0"/>
                            <a:ext cx="4114800" cy="1779689"/>
                          </a:xfrm>
                          <a:prstGeom prst="rect">
                            <a:avLst/>
                          </a:prstGeom>
                          <a:noFill/>
                          <a:ln w="9525">
                            <a:noFill/>
                            <a:miter lim="800000"/>
                            <a:headEnd/>
                            <a:tailEnd/>
                          </a:ln>
                        </pic:spPr>
                      </pic:pic>
                    </a:graphicData>
                  </a:graphic>
                </wp:inline>
              </w:drawing>
            </w:r>
          </w:p>
          <w:p w:rsidR="007D059B" w:rsidRDefault="007D059B" w:rsidP="0098148E">
            <w:pPr>
              <w:pStyle w:val="af1"/>
              <w:ind w:left="420" w:hanging="420"/>
              <w:rPr>
                <w:rFonts w:ascii="微软雅黑" w:eastAsia="微软雅黑" w:hAnsi="微软雅黑"/>
                <w:color w:val="000000" w:themeColor="text1"/>
              </w:rPr>
            </w:pPr>
            <w:r w:rsidRPr="007D059B">
              <w:rPr>
                <w:rFonts w:ascii="微软雅黑" w:eastAsia="微软雅黑" w:hAnsi="微软雅黑"/>
                <w:noProof/>
                <w:color w:val="000000" w:themeColor="text1"/>
              </w:rPr>
              <w:drawing>
                <wp:inline distT="0" distB="0" distL="0" distR="0">
                  <wp:extent cx="4191000" cy="1716078"/>
                  <wp:effectExtent l="19050" t="0" r="0" b="0"/>
                  <wp:docPr id="4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2"/>
                          <a:srcRect/>
                          <a:stretch>
                            <a:fillRect/>
                          </a:stretch>
                        </pic:blipFill>
                        <pic:spPr bwMode="auto">
                          <a:xfrm>
                            <a:off x="0" y="0"/>
                            <a:ext cx="4191000" cy="1716078"/>
                          </a:xfrm>
                          <a:prstGeom prst="rect">
                            <a:avLst/>
                          </a:prstGeom>
                          <a:noFill/>
                          <a:ln w="9525">
                            <a:noFill/>
                            <a:miter lim="800000"/>
                            <a:headEnd/>
                            <a:tailEnd/>
                          </a:ln>
                        </pic:spPr>
                      </pic:pic>
                    </a:graphicData>
                  </a:graphic>
                </wp:inline>
              </w:drawing>
            </w:r>
          </w:p>
        </w:tc>
      </w:tr>
      <w:tr w:rsidR="007D059B" w:rsidRPr="006E672B" w:rsidTr="0098148E">
        <w:trPr>
          <w:trHeight w:val="287"/>
        </w:trPr>
        <w:tc>
          <w:tcPr>
            <w:tcW w:w="954" w:type="dxa"/>
            <w:tcBorders>
              <w:top w:val="single" w:sz="4" w:space="0" w:color="auto"/>
              <w:left w:val="single" w:sz="4" w:space="0" w:color="auto"/>
              <w:bottom w:val="single" w:sz="4" w:space="0" w:color="auto"/>
              <w:right w:val="single" w:sz="4" w:space="0" w:color="auto"/>
            </w:tcBorders>
          </w:tcPr>
          <w:p w:rsidR="007D059B" w:rsidRPr="006E672B" w:rsidRDefault="007D059B" w:rsidP="0098148E">
            <w:pPr>
              <w:rPr>
                <w:rFonts w:ascii="微软雅黑" w:eastAsia="微软雅黑" w:hAnsi="微软雅黑" w:cs="Arial"/>
                <w:b/>
                <w:bCs/>
                <w:color w:val="000000" w:themeColor="text1"/>
              </w:rPr>
            </w:pPr>
            <w:r w:rsidRPr="006E672B">
              <w:rPr>
                <w:rFonts w:ascii="微软雅黑" w:eastAsia="微软雅黑" w:hAnsi="微软雅黑" w:cs="Arial" w:hint="eastAsia"/>
                <w:b/>
                <w:bCs/>
                <w:color w:val="000000" w:themeColor="text1"/>
              </w:rPr>
              <w:t>功能说明</w:t>
            </w:r>
          </w:p>
        </w:tc>
        <w:tc>
          <w:tcPr>
            <w:tcW w:w="7797" w:type="dxa"/>
            <w:tcBorders>
              <w:top w:val="single" w:sz="4" w:space="0" w:color="auto"/>
              <w:left w:val="single" w:sz="4" w:space="0" w:color="auto"/>
              <w:bottom w:val="single" w:sz="4" w:space="0" w:color="auto"/>
              <w:right w:val="single" w:sz="4" w:space="0" w:color="auto"/>
            </w:tcBorders>
          </w:tcPr>
          <w:p w:rsidR="007D059B" w:rsidRPr="007D059B" w:rsidRDefault="007D059B" w:rsidP="0098148E">
            <w:pPr>
              <w:pStyle w:val="af1"/>
              <w:ind w:left="420" w:hanging="420"/>
              <w:rPr>
                <w:rFonts w:ascii="微软雅黑" w:eastAsia="微软雅黑" w:hAnsi="微软雅黑"/>
                <w:color w:val="000000" w:themeColor="text1"/>
              </w:rPr>
            </w:pPr>
            <w:r>
              <w:rPr>
                <w:rFonts w:ascii="微软雅黑" w:eastAsia="微软雅黑" w:hAnsi="微软雅黑" w:hint="eastAsia"/>
                <w:color w:val="000000" w:themeColor="text1"/>
              </w:rPr>
              <w:t>移动</w:t>
            </w:r>
            <w:proofErr w:type="gramStart"/>
            <w:r w:rsidRPr="00B44828">
              <w:rPr>
                <w:rFonts w:ascii="微软雅黑" w:eastAsia="微软雅黑" w:hAnsi="微软雅黑" w:hint="eastAsia"/>
                <w:color w:val="000000" w:themeColor="text1"/>
              </w:rPr>
              <w:t>端经营</w:t>
            </w:r>
            <w:proofErr w:type="gramEnd"/>
            <w:r w:rsidRPr="00B44828">
              <w:rPr>
                <w:rFonts w:ascii="微软雅黑" w:eastAsia="微软雅黑" w:hAnsi="微软雅黑" w:hint="eastAsia"/>
                <w:color w:val="000000" w:themeColor="text1"/>
              </w:rPr>
              <w:t>情况</w:t>
            </w:r>
          </w:p>
        </w:tc>
      </w:tr>
      <w:tr w:rsidR="007D059B" w:rsidRPr="006E672B" w:rsidTr="0098148E">
        <w:trPr>
          <w:trHeight w:val="287"/>
        </w:trPr>
        <w:tc>
          <w:tcPr>
            <w:tcW w:w="954" w:type="dxa"/>
            <w:tcBorders>
              <w:top w:val="single" w:sz="4" w:space="0" w:color="auto"/>
              <w:left w:val="single" w:sz="4" w:space="0" w:color="auto"/>
              <w:bottom w:val="single" w:sz="4" w:space="0" w:color="auto"/>
              <w:right w:val="single" w:sz="4" w:space="0" w:color="auto"/>
            </w:tcBorders>
          </w:tcPr>
          <w:p w:rsidR="007D059B" w:rsidRPr="006E672B" w:rsidRDefault="007D059B" w:rsidP="0098148E">
            <w:pPr>
              <w:rPr>
                <w:rFonts w:ascii="微软雅黑" w:eastAsia="微软雅黑" w:hAnsi="微软雅黑" w:cs="Arial"/>
                <w:b/>
                <w:bCs/>
                <w:color w:val="000000" w:themeColor="text1"/>
              </w:rPr>
            </w:pPr>
            <w:r w:rsidRPr="006E672B">
              <w:rPr>
                <w:rFonts w:ascii="微软雅黑" w:eastAsia="微软雅黑" w:hAnsi="微软雅黑" w:cs="Arial" w:hint="eastAsia"/>
                <w:b/>
                <w:bCs/>
                <w:color w:val="000000" w:themeColor="text1"/>
              </w:rPr>
              <w:t>详细描述</w:t>
            </w:r>
          </w:p>
        </w:tc>
        <w:tc>
          <w:tcPr>
            <w:tcW w:w="7797" w:type="dxa"/>
            <w:tcBorders>
              <w:top w:val="single" w:sz="4" w:space="0" w:color="auto"/>
              <w:left w:val="single" w:sz="4" w:space="0" w:color="auto"/>
              <w:bottom w:val="single" w:sz="4" w:space="0" w:color="auto"/>
              <w:right w:val="single" w:sz="4" w:space="0" w:color="auto"/>
            </w:tcBorders>
          </w:tcPr>
          <w:p w:rsidR="007D059B" w:rsidRDefault="00EA4BF7" w:rsidP="0098148E">
            <w:pPr>
              <w:pStyle w:val="af1"/>
              <w:ind w:left="420" w:hanging="420"/>
              <w:rPr>
                <w:rFonts w:ascii="微软雅黑" w:eastAsia="微软雅黑" w:hAnsi="微软雅黑"/>
                <w:color w:val="000000" w:themeColor="text1"/>
              </w:rPr>
            </w:pPr>
            <w:r>
              <w:rPr>
                <w:rFonts w:ascii="微软雅黑" w:eastAsia="微软雅黑" w:hAnsi="微软雅黑" w:hint="eastAsia"/>
                <w:color w:val="000000" w:themeColor="text1"/>
              </w:rPr>
              <w:t>统计移动端下面的，流量分析、销量分析两个的点击量。</w:t>
            </w:r>
          </w:p>
          <w:p w:rsidR="00EA4BF7" w:rsidRDefault="00EA4BF7" w:rsidP="0098148E">
            <w:pPr>
              <w:pStyle w:val="af1"/>
              <w:ind w:left="420" w:hanging="420"/>
              <w:rPr>
                <w:rFonts w:ascii="微软雅黑" w:eastAsia="微软雅黑" w:hAnsi="微软雅黑"/>
                <w:color w:val="000000" w:themeColor="text1"/>
              </w:rPr>
            </w:pPr>
            <w:r>
              <w:rPr>
                <w:rFonts w:ascii="微软雅黑" w:eastAsia="微软雅黑" w:hAnsi="微软雅黑" w:hint="eastAsia"/>
                <w:color w:val="000000" w:themeColor="text1"/>
              </w:rPr>
              <w:t>统计流量分析下面的移动端整体、APP端、WAP端，三个的点击量。</w:t>
            </w:r>
          </w:p>
          <w:p w:rsidR="00771892" w:rsidRPr="00EA4BF7" w:rsidRDefault="00EA4BF7" w:rsidP="00EA4BF7">
            <w:pPr>
              <w:pStyle w:val="af1"/>
              <w:ind w:left="420" w:hanging="420"/>
              <w:rPr>
                <w:rFonts w:ascii="微软雅黑" w:eastAsia="微软雅黑" w:hAnsi="微软雅黑"/>
                <w:color w:val="000000" w:themeColor="text1"/>
              </w:rPr>
            </w:pPr>
            <w:r>
              <w:rPr>
                <w:rFonts w:ascii="微软雅黑" w:eastAsia="微软雅黑" w:hAnsi="微软雅黑" w:hint="eastAsia"/>
                <w:color w:val="000000" w:themeColor="text1"/>
              </w:rPr>
              <w:t>统计销量分析下面的移动端整体、APP端、WAP端，三个的点击量。</w:t>
            </w:r>
          </w:p>
          <w:p w:rsidR="00771892" w:rsidRDefault="00771892" w:rsidP="0098148E">
            <w:pPr>
              <w:pStyle w:val="af1"/>
              <w:ind w:left="420" w:hanging="420"/>
              <w:rPr>
                <w:rFonts w:ascii="微软雅黑" w:eastAsia="微软雅黑" w:hAnsi="微软雅黑"/>
                <w:color w:val="000000" w:themeColor="text1"/>
              </w:rPr>
            </w:pPr>
            <w:r w:rsidRPr="00771892">
              <w:rPr>
                <w:rFonts w:ascii="微软雅黑" w:eastAsia="微软雅黑" w:hAnsi="微软雅黑"/>
                <w:noProof/>
                <w:color w:val="000000" w:themeColor="text1"/>
              </w:rPr>
              <w:drawing>
                <wp:inline distT="0" distB="0" distL="0" distR="0">
                  <wp:extent cx="4018560" cy="1872538"/>
                  <wp:effectExtent l="19050" t="0" r="990" b="0"/>
                  <wp:docPr id="5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srcRect/>
                          <a:stretch>
                            <a:fillRect/>
                          </a:stretch>
                        </pic:blipFill>
                        <pic:spPr bwMode="auto">
                          <a:xfrm>
                            <a:off x="0" y="0"/>
                            <a:ext cx="4018946" cy="1872718"/>
                          </a:xfrm>
                          <a:prstGeom prst="rect">
                            <a:avLst/>
                          </a:prstGeom>
                          <a:noFill/>
                          <a:ln w="9525">
                            <a:noFill/>
                            <a:miter lim="800000"/>
                            <a:headEnd/>
                            <a:tailEnd/>
                          </a:ln>
                        </pic:spPr>
                      </pic:pic>
                    </a:graphicData>
                  </a:graphic>
                </wp:inline>
              </w:drawing>
            </w:r>
          </w:p>
          <w:p w:rsidR="00771892" w:rsidRPr="007D059B" w:rsidRDefault="00771892" w:rsidP="0098148E">
            <w:pPr>
              <w:pStyle w:val="af1"/>
              <w:ind w:left="420" w:hanging="420"/>
              <w:rPr>
                <w:rFonts w:ascii="微软雅黑" w:eastAsia="微软雅黑" w:hAnsi="微软雅黑"/>
                <w:color w:val="000000" w:themeColor="text1"/>
              </w:rPr>
            </w:pPr>
            <w:r>
              <w:rPr>
                <w:rFonts w:ascii="微软雅黑" w:eastAsia="微软雅黑" w:hAnsi="微软雅黑"/>
                <w:noProof/>
                <w:color w:val="000000" w:themeColor="text1"/>
              </w:rPr>
              <w:drawing>
                <wp:inline distT="0" distB="0" distL="0" distR="0">
                  <wp:extent cx="4017925" cy="1822397"/>
                  <wp:effectExtent l="19050" t="0" r="1625" b="0"/>
                  <wp:docPr id="4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srcRect/>
                          <a:stretch>
                            <a:fillRect/>
                          </a:stretch>
                        </pic:blipFill>
                        <pic:spPr bwMode="auto">
                          <a:xfrm>
                            <a:off x="0" y="0"/>
                            <a:ext cx="4018169" cy="1822508"/>
                          </a:xfrm>
                          <a:prstGeom prst="rect">
                            <a:avLst/>
                          </a:prstGeom>
                          <a:noFill/>
                          <a:ln w="9525">
                            <a:noFill/>
                            <a:miter lim="800000"/>
                            <a:headEnd/>
                            <a:tailEnd/>
                          </a:ln>
                        </pic:spPr>
                      </pic:pic>
                    </a:graphicData>
                  </a:graphic>
                </wp:inline>
              </w:drawing>
            </w:r>
          </w:p>
        </w:tc>
      </w:tr>
    </w:tbl>
    <w:p w:rsidR="00C84CBE" w:rsidRPr="004E3098" w:rsidRDefault="00C84CBE" w:rsidP="00C84CBE"/>
    <w:p w:rsidR="00C84CBE" w:rsidRPr="00A5298E" w:rsidRDefault="00CA1004" w:rsidP="00CA1004">
      <w:pPr>
        <w:pStyle w:val="2"/>
        <w:numPr>
          <w:ilvl w:val="1"/>
          <w:numId w:val="1"/>
        </w:numPr>
        <w:ind w:firstLineChars="0"/>
        <w:rPr>
          <w:color w:val="000000" w:themeColor="text1"/>
        </w:rPr>
      </w:pPr>
      <w:bookmarkStart w:id="65" w:name="_Toc408154442"/>
      <w:r w:rsidRPr="00A5298E">
        <w:rPr>
          <w:rFonts w:hint="eastAsia"/>
          <w:color w:val="000000" w:themeColor="text1"/>
        </w:rPr>
        <w:t>实时概况页面</w:t>
      </w:r>
      <w:bookmarkEnd w:id="65"/>
    </w:p>
    <w:tbl>
      <w:tblPr>
        <w:tblW w:w="8751" w:type="dxa"/>
        <w:tblInd w:w="2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4"/>
        <w:gridCol w:w="7797"/>
      </w:tblGrid>
      <w:tr w:rsidR="00CA1004" w:rsidRPr="006E672B" w:rsidTr="0098148E">
        <w:trPr>
          <w:trHeight w:val="287"/>
        </w:trPr>
        <w:tc>
          <w:tcPr>
            <w:tcW w:w="954" w:type="dxa"/>
            <w:tcBorders>
              <w:top w:val="single" w:sz="4" w:space="0" w:color="auto"/>
              <w:left w:val="single" w:sz="4" w:space="0" w:color="auto"/>
              <w:bottom w:val="single" w:sz="4" w:space="0" w:color="auto"/>
              <w:right w:val="single" w:sz="4" w:space="0" w:color="auto"/>
            </w:tcBorders>
          </w:tcPr>
          <w:p w:rsidR="00CA1004" w:rsidRPr="006E672B" w:rsidRDefault="00CA1004" w:rsidP="0098148E">
            <w:pPr>
              <w:rPr>
                <w:rFonts w:ascii="微软雅黑" w:eastAsia="微软雅黑" w:hAnsi="微软雅黑" w:cs="Arial"/>
                <w:b/>
                <w:bCs/>
                <w:color w:val="000000" w:themeColor="text1"/>
              </w:rPr>
            </w:pPr>
            <w:r w:rsidRPr="006E672B">
              <w:rPr>
                <w:rFonts w:ascii="微软雅黑" w:eastAsia="微软雅黑" w:hAnsi="微软雅黑" w:cs="Arial" w:hint="eastAsia"/>
                <w:b/>
                <w:bCs/>
                <w:color w:val="000000" w:themeColor="text1"/>
              </w:rPr>
              <w:t>功能说明</w:t>
            </w:r>
          </w:p>
        </w:tc>
        <w:tc>
          <w:tcPr>
            <w:tcW w:w="7797" w:type="dxa"/>
            <w:tcBorders>
              <w:top w:val="single" w:sz="4" w:space="0" w:color="auto"/>
              <w:left w:val="single" w:sz="4" w:space="0" w:color="auto"/>
              <w:bottom w:val="single" w:sz="4" w:space="0" w:color="auto"/>
              <w:right w:val="single" w:sz="4" w:space="0" w:color="auto"/>
            </w:tcBorders>
          </w:tcPr>
          <w:p w:rsidR="00CA1004" w:rsidRPr="00653F31" w:rsidRDefault="00CA1004" w:rsidP="0098148E">
            <w:pPr>
              <w:pStyle w:val="af1"/>
              <w:ind w:left="420" w:hanging="420"/>
              <w:rPr>
                <w:rFonts w:ascii="微软雅黑" w:eastAsia="微软雅黑" w:hAnsi="微软雅黑"/>
                <w:color w:val="000000" w:themeColor="text1"/>
              </w:rPr>
            </w:pPr>
            <w:r>
              <w:rPr>
                <w:rFonts w:ascii="微软雅黑" w:eastAsia="微软雅黑" w:hAnsi="微软雅黑" w:hint="eastAsia"/>
                <w:color w:val="000000" w:themeColor="text1"/>
              </w:rPr>
              <w:t>实时</w:t>
            </w:r>
            <w:r w:rsidRPr="00653F31">
              <w:rPr>
                <w:rFonts w:ascii="微软雅黑" w:eastAsia="微软雅黑" w:hAnsi="微软雅黑" w:hint="eastAsia"/>
                <w:color w:val="000000" w:themeColor="text1"/>
              </w:rPr>
              <w:t>概况页面</w:t>
            </w:r>
          </w:p>
        </w:tc>
      </w:tr>
      <w:tr w:rsidR="00CA1004" w:rsidRPr="006E672B" w:rsidTr="0098148E">
        <w:trPr>
          <w:trHeight w:val="287"/>
        </w:trPr>
        <w:tc>
          <w:tcPr>
            <w:tcW w:w="954" w:type="dxa"/>
            <w:tcBorders>
              <w:top w:val="single" w:sz="4" w:space="0" w:color="auto"/>
              <w:left w:val="single" w:sz="4" w:space="0" w:color="auto"/>
              <w:bottom w:val="single" w:sz="4" w:space="0" w:color="auto"/>
              <w:right w:val="single" w:sz="4" w:space="0" w:color="auto"/>
            </w:tcBorders>
          </w:tcPr>
          <w:p w:rsidR="00CA1004" w:rsidRPr="006E672B" w:rsidRDefault="00CA1004" w:rsidP="0098148E">
            <w:pPr>
              <w:rPr>
                <w:rFonts w:ascii="微软雅黑" w:eastAsia="微软雅黑" w:hAnsi="微软雅黑" w:cs="Arial"/>
                <w:b/>
                <w:bCs/>
                <w:color w:val="000000" w:themeColor="text1"/>
              </w:rPr>
            </w:pPr>
            <w:r w:rsidRPr="006E672B">
              <w:rPr>
                <w:rFonts w:ascii="微软雅黑" w:eastAsia="微软雅黑" w:hAnsi="微软雅黑" w:cs="Arial" w:hint="eastAsia"/>
                <w:b/>
                <w:bCs/>
                <w:color w:val="000000" w:themeColor="text1"/>
              </w:rPr>
              <w:t>详细描述</w:t>
            </w:r>
          </w:p>
        </w:tc>
        <w:tc>
          <w:tcPr>
            <w:tcW w:w="7797" w:type="dxa"/>
            <w:tcBorders>
              <w:top w:val="single" w:sz="4" w:space="0" w:color="auto"/>
              <w:left w:val="single" w:sz="4" w:space="0" w:color="auto"/>
              <w:bottom w:val="single" w:sz="4" w:space="0" w:color="auto"/>
              <w:right w:val="single" w:sz="4" w:space="0" w:color="auto"/>
            </w:tcBorders>
          </w:tcPr>
          <w:p w:rsidR="00CA1004" w:rsidRDefault="00CA1004" w:rsidP="0098148E">
            <w:pPr>
              <w:rPr>
                <w:rFonts w:ascii="微软雅黑" w:eastAsia="微软雅黑" w:hAnsi="微软雅黑"/>
                <w:color w:val="000000" w:themeColor="text1"/>
              </w:rPr>
            </w:pPr>
            <w:proofErr w:type="gramStart"/>
            <w:r>
              <w:rPr>
                <w:rFonts w:ascii="微软雅黑" w:eastAsia="微软雅黑" w:hAnsi="微软雅黑" w:hint="eastAsia"/>
                <w:color w:val="000000" w:themeColor="text1"/>
              </w:rPr>
              <w:t>“</w:t>
            </w:r>
            <w:proofErr w:type="gramEnd"/>
            <w:r>
              <w:rPr>
                <w:rFonts w:ascii="微软雅黑" w:eastAsia="微软雅黑" w:hAnsi="微软雅黑" w:hint="eastAsia"/>
                <w:color w:val="000000" w:themeColor="text1"/>
              </w:rPr>
              <w:t>打印“、”销售分析“”流量分析</w:t>
            </w:r>
            <w:r w:rsidR="0097002F">
              <w:rPr>
                <w:rFonts w:ascii="微软雅黑" w:eastAsia="微软雅黑" w:hAnsi="微软雅黑" w:hint="eastAsia"/>
                <w:color w:val="000000" w:themeColor="text1"/>
              </w:rPr>
              <w:t>“</w:t>
            </w:r>
            <w:r>
              <w:rPr>
                <w:rFonts w:ascii="微软雅黑" w:eastAsia="微软雅黑" w:hAnsi="微软雅黑" w:hint="eastAsia"/>
                <w:color w:val="000000" w:themeColor="text1"/>
              </w:rPr>
              <w:t>的点击量。</w:t>
            </w:r>
          </w:p>
          <w:p w:rsidR="0097002F" w:rsidRDefault="0030583D" w:rsidP="0098148E">
            <w:pPr>
              <w:rPr>
                <w:rFonts w:ascii="微软雅黑" w:eastAsia="微软雅黑" w:hAnsi="微软雅黑"/>
                <w:color w:val="000000" w:themeColor="text1"/>
              </w:rPr>
            </w:pPr>
            <w:r>
              <w:rPr>
                <w:rFonts w:ascii="微软雅黑" w:eastAsia="微软雅黑" w:hAnsi="微软雅黑" w:hint="eastAsia"/>
                <w:noProof/>
                <w:color w:val="000000" w:themeColor="text1"/>
              </w:rPr>
              <w:t>用户访问记录里面的：</w:t>
            </w:r>
            <w:r w:rsidR="0097002F">
              <w:rPr>
                <w:rFonts w:ascii="微软雅黑" w:eastAsia="微软雅黑" w:hAnsi="微软雅黑" w:hint="eastAsia"/>
                <w:noProof/>
                <w:color w:val="000000" w:themeColor="text1"/>
              </w:rPr>
              <w:t>全部、</w:t>
            </w:r>
            <w:r w:rsidR="0097002F" w:rsidRPr="0011107D">
              <w:rPr>
                <w:rFonts w:ascii="微软雅黑" w:eastAsia="微软雅黑" w:hAnsi="微软雅黑" w:hint="eastAsia"/>
                <w:noProof/>
                <w:color w:val="000000" w:themeColor="text1"/>
              </w:rPr>
              <w:t>进店时间、入店页面类型、入店具体页面、落地页、浏览量、停留时间、客户、新老、访问位置</w:t>
            </w:r>
            <w:r w:rsidR="0097002F">
              <w:rPr>
                <w:rFonts w:ascii="微软雅黑" w:eastAsia="微软雅黑" w:hAnsi="微软雅黑" w:hint="eastAsia"/>
                <w:noProof/>
                <w:color w:val="000000" w:themeColor="text1"/>
              </w:rPr>
              <w:t>，</w:t>
            </w:r>
            <w:r w:rsidR="0097002F" w:rsidRPr="00EA4BF7">
              <w:rPr>
                <w:rFonts w:ascii="微软雅黑" w:eastAsia="微软雅黑" w:hAnsi="微软雅黑" w:hint="eastAsia"/>
                <w:color w:val="000000" w:themeColor="text1"/>
              </w:rPr>
              <w:t>都</w:t>
            </w:r>
            <w:proofErr w:type="gramStart"/>
            <w:r w:rsidR="0097002F" w:rsidRPr="00EA4BF7">
              <w:rPr>
                <w:rFonts w:ascii="微软雅黑" w:eastAsia="微软雅黑" w:hAnsi="微软雅黑" w:hint="eastAsia"/>
                <w:color w:val="000000" w:themeColor="text1"/>
              </w:rPr>
              <w:t>需要埋码监测</w:t>
            </w:r>
            <w:proofErr w:type="gramEnd"/>
            <w:r w:rsidR="0097002F" w:rsidRPr="00EA4BF7">
              <w:rPr>
                <w:rFonts w:ascii="微软雅黑" w:eastAsia="微软雅黑" w:hAnsi="微软雅黑" w:hint="eastAsia"/>
                <w:color w:val="000000" w:themeColor="text1"/>
              </w:rPr>
              <w:t>其点击量。</w:t>
            </w:r>
          </w:p>
          <w:p w:rsidR="0097002F" w:rsidRPr="0097002F" w:rsidRDefault="0097002F" w:rsidP="0098148E">
            <w:pPr>
              <w:rPr>
                <w:rFonts w:ascii="微软雅黑" w:eastAsia="微软雅黑" w:hAnsi="微软雅黑"/>
                <w:color w:val="000000" w:themeColor="text1"/>
              </w:rPr>
            </w:pPr>
            <w:proofErr w:type="gramStart"/>
            <w:r>
              <w:rPr>
                <w:rFonts w:ascii="微软雅黑" w:eastAsia="微软雅黑" w:hAnsi="微软雅黑" w:hint="eastAsia"/>
                <w:color w:val="000000" w:themeColor="text1"/>
              </w:rPr>
              <w:t>“</w:t>
            </w:r>
            <w:proofErr w:type="gramEnd"/>
            <w:r>
              <w:rPr>
                <w:rFonts w:ascii="微软雅黑" w:eastAsia="微软雅黑" w:hAnsi="微软雅黑" w:hint="eastAsia"/>
                <w:color w:val="000000" w:themeColor="text1"/>
              </w:rPr>
              <w:t>刷新“</w:t>
            </w:r>
          </w:p>
          <w:p w:rsidR="00CA1004" w:rsidRPr="00653F31" w:rsidRDefault="00CA1004" w:rsidP="0098148E">
            <w:pPr>
              <w:rPr>
                <w:rFonts w:ascii="微软雅黑" w:eastAsia="微软雅黑" w:hAnsi="微软雅黑"/>
                <w:color w:val="000000" w:themeColor="text1"/>
              </w:rPr>
            </w:pPr>
            <w:r>
              <w:rPr>
                <w:rFonts w:ascii="微软雅黑" w:eastAsia="微软雅黑" w:hAnsi="微软雅黑"/>
                <w:noProof/>
                <w:color w:val="000000" w:themeColor="text1"/>
              </w:rPr>
              <w:drawing>
                <wp:inline distT="0" distB="0" distL="0" distR="0">
                  <wp:extent cx="3304180" cy="3200509"/>
                  <wp:effectExtent l="19050" t="0" r="0" b="0"/>
                  <wp:docPr id="39"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55"/>
                          <a:srcRect/>
                          <a:stretch>
                            <a:fillRect/>
                          </a:stretch>
                        </pic:blipFill>
                        <pic:spPr bwMode="auto">
                          <a:xfrm>
                            <a:off x="0" y="0"/>
                            <a:ext cx="3307972" cy="3204182"/>
                          </a:xfrm>
                          <a:prstGeom prst="rect">
                            <a:avLst/>
                          </a:prstGeom>
                          <a:noFill/>
                          <a:ln w="9525">
                            <a:noFill/>
                            <a:miter lim="800000"/>
                            <a:headEnd/>
                            <a:tailEnd/>
                          </a:ln>
                        </pic:spPr>
                      </pic:pic>
                    </a:graphicData>
                  </a:graphic>
                </wp:inline>
              </w:drawing>
            </w:r>
          </w:p>
        </w:tc>
      </w:tr>
    </w:tbl>
    <w:p w:rsidR="00CA1004" w:rsidRPr="00CA1004" w:rsidRDefault="00CA1004" w:rsidP="00CA1004"/>
    <w:sectPr w:rsidR="00CA1004" w:rsidRPr="00CA1004" w:rsidSect="00EA3247">
      <w:headerReference w:type="default" r:id="rId56"/>
      <w:footerReference w:type="default" r:id="rId57"/>
      <w:pgSz w:w="12240" w:h="15840"/>
      <w:pgMar w:top="1440" w:right="1797" w:bottom="1440" w:left="1985" w:header="72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6" w:author="vv" w:date="2014-12-22T17:54:00Z" w:initials="v">
    <w:p w:rsidR="00FD414C" w:rsidRDefault="00FD414C">
      <w:pPr>
        <w:pStyle w:val="af3"/>
      </w:pPr>
      <w:r>
        <w:rPr>
          <w:rStyle w:val="af2"/>
        </w:rPr>
        <w:annotationRef/>
      </w:r>
      <w:r>
        <w:rPr>
          <w:rFonts w:hint="eastAsia"/>
        </w:rPr>
        <w:t>日期查看，支持时间段选择（跨度最大三个月）</w:t>
      </w:r>
    </w:p>
  </w:comment>
  <w:comment w:id="32" w:author="vv" w:date="2014-12-22T18:05:00Z" w:initials="v">
    <w:p w:rsidR="00FD414C" w:rsidRDefault="00FD414C">
      <w:pPr>
        <w:pStyle w:val="af3"/>
      </w:pPr>
      <w:r>
        <w:rPr>
          <w:rStyle w:val="af2"/>
        </w:rPr>
        <w:annotationRef/>
      </w:r>
      <w:r>
        <w:rPr>
          <w:rFonts w:hint="eastAsia"/>
        </w:rPr>
        <w:t>表格样式自动兼容，当某列的数据全空时，这列自动隐藏，自适应列宽。</w:t>
      </w:r>
    </w:p>
  </w:comment>
  <w:comment w:id="33" w:author="vv" w:date="2014-12-22T18:17:00Z" w:initials="v">
    <w:p w:rsidR="00FD414C" w:rsidRDefault="00FD414C">
      <w:pPr>
        <w:pStyle w:val="af3"/>
      </w:pPr>
      <w:r>
        <w:rPr>
          <w:rStyle w:val="af2"/>
        </w:rPr>
        <w:annotationRef/>
      </w:r>
      <w:r>
        <w:rPr>
          <w:rFonts w:hint="eastAsia"/>
        </w:rPr>
        <w:t>数据太大时，换行要数据整个换行。</w:t>
      </w:r>
    </w:p>
  </w:comment>
  <w:comment w:id="34" w:author="vv" w:date="2014-12-22T17:58:00Z" w:initials="v">
    <w:p w:rsidR="00FD414C" w:rsidRDefault="00FD414C">
      <w:pPr>
        <w:pStyle w:val="af3"/>
      </w:pPr>
      <w:r>
        <w:rPr>
          <w:rStyle w:val="af2"/>
        </w:rPr>
        <w:annotationRef/>
      </w:r>
      <w:r>
        <w:rPr>
          <w:rFonts w:hint="eastAsia"/>
        </w:rPr>
        <w:t>如果第三方插件不支持水印，可以做到背景图中</w:t>
      </w:r>
    </w:p>
  </w:comment>
  <w:comment w:id="35" w:author="vv" w:date="2014-12-22T18:13:00Z" w:initials="v">
    <w:p w:rsidR="00FD414C" w:rsidRDefault="00FD414C">
      <w:pPr>
        <w:pStyle w:val="af3"/>
      </w:pPr>
      <w:r>
        <w:rPr>
          <w:rStyle w:val="af2"/>
        </w:rPr>
        <w:annotationRef/>
      </w:r>
      <w:r>
        <w:rPr>
          <w:rFonts w:hint="eastAsia"/>
        </w:rPr>
        <w:t>折线图、饼状图都使用第三方工具：名称除外。</w:t>
      </w:r>
      <w:r>
        <w:rPr>
          <w:rFonts w:ascii="MS Shell Dlg 2" w:hAnsi="MS Shell Dlg 2" w:cs="MS Shell Dlg 2"/>
          <w:color w:val="000000"/>
          <w:sz w:val="18"/>
          <w:szCs w:val="18"/>
        </w:rPr>
        <w:t>http://www.hcharts.cn/demo/index.php?p=51</w:t>
      </w:r>
    </w:p>
  </w:comment>
  <w:comment w:id="36" w:author="vv" w:date="2015-01-04T17:07:00Z" w:initials="v">
    <w:p w:rsidR="00FD414C" w:rsidRDefault="00FD414C">
      <w:pPr>
        <w:pStyle w:val="af3"/>
      </w:pPr>
      <w:r>
        <w:rPr>
          <w:rStyle w:val="af2"/>
        </w:rPr>
        <w:annotationRef/>
      </w:r>
      <w:r>
        <w:rPr>
          <w:rFonts w:hint="eastAsia"/>
        </w:rPr>
        <w:t>翻页效果支持显示更多。</w:t>
      </w:r>
    </w:p>
  </w:comment>
  <w:comment w:id="52" w:author="vv" w:date="2014-12-11T16:46:00Z" w:initials="v">
    <w:p w:rsidR="00FD414C" w:rsidRDefault="00FD414C">
      <w:pPr>
        <w:pStyle w:val="af3"/>
      </w:pPr>
      <w:r>
        <w:rPr>
          <w:rStyle w:val="af2"/>
        </w:rPr>
        <w:annotationRef/>
      </w:r>
      <w:r>
        <w:rPr>
          <w:rFonts w:hint="eastAsia"/>
        </w:rPr>
        <w:t>不存在按小时统计的数据。按小时显示的数据上为空。</w:t>
      </w:r>
    </w:p>
  </w:comment>
  <w:comment w:id="53" w:author="wangyuxia（王玉霞.信息技术中心.平台系统部产品经理)" w:date="2015-01-15T11:29:00Z" w:initials="w(wangyx)">
    <w:p w:rsidR="00FD414C" w:rsidRDefault="00FD414C">
      <w:pPr>
        <w:pStyle w:val="af3"/>
      </w:pPr>
      <w:r>
        <w:rPr>
          <w:rStyle w:val="af2"/>
        </w:rPr>
        <w:annotationRef/>
      </w:r>
      <w:r>
        <w:rPr>
          <w:rFonts w:hint="eastAsia"/>
        </w:rPr>
        <w:t>目前区分不出来源</w:t>
      </w:r>
    </w:p>
  </w:comment>
  <w:comment w:id="54" w:author="vv" w:date="2014-12-11T16:46:00Z" w:initials="v">
    <w:p w:rsidR="00FD414C" w:rsidRDefault="00FD414C" w:rsidP="00C943AE">
      <w:pPr>
        <w:pStyle w:val="af3"/>
      </w:pPr>
      <w:r>
        <w:rPr>
          <w:rStyle w:val="af2"/>
        </w:rPr>
        <w:annotationRef/>
      </w:r>
      <w:r>
        <w:rPr>
          <w:rFonts w:hint="eastAsia"/>
        </w:rPr>
        <w:t>不存在按小时统计的数据。按小时显示的数据上为空。</w:t>
      </w:r>
    </w:p>
    <w:p w:rsidR="00FD414C" w:rsidRPr="00C943AE" w:rsidRDefault="00FD414C">
      <w:pPr>
        <w:pStyle w:val="af3"/>
      </w:pPr>
    </w:p>
  </w:comment>
</w:comments>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75931" w:rsidRDefault="00075931">
      <w:r>
        <w:separator/>
      </w:r>
    </w:p>
  </w:endnote>
  <w:endnote w:type="continuationSeparator" w:id="0">
    <w:p w:rsidR="00075931" w:rsidRDefault="000759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Tahoma">
    <w:altName w:val="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Shell Dlg 2">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_ae6fc5d1">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414C" w:rsidRDefault="00075931">
    <w:pPr>
      <w:pStyle w:val="a4"/>
      <w:rPr>
        <w:rFonts w:ascii="Times New Roman" w:hAnsi="Times New Roman"/>
      </w:rPr>
    </w:pPr>
    <w:r>
      <w:rPr>
        <w:noProof/>
      </w:rPr>
      <w:pict>
        <v:line id="Line 1" o:spid="_x0000_s2049" style="position:absolute;z-index:251656192;visibility:visible" from="-3.6pt,-2.9pt" to="435.6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" o:allowincell="f" strokeweight="2.25pt"/>
      </w:pict>
    </w:r>
    <w:r w:rsidR="00FD414C">
      <w:rPr>
        <w:rFonts w:ascii="Times New Roman" w:hAnsi="Times New Roman"/>
      </w:rPr>
      <w:tab/>
    </w:r>
    <w:r w:rsidR="00FD414C">
      <w:t xml:space="preserve">Page </w:t>
    </w:r>
    <w:r w:rsidR="00FD414C">
      <w:fldChar w:fldCharType="begin"/>
    </w:r>
    <w:r w:rsidR="00FD414C">
      <w:instrText xml:space="preserve"> PAGE </w:instrText>
    </w:r>
    <w:r w:rsidR="00FD414C">
      <w:fldChar w:fldCharType="separate"/>
    </w:r>
    <w:r w:rsidR="00E5398A">
      <w:rPr>
        <w:noProof/>
      </w:rPr>
      <w:t>1</w:t>
    </w:r>
    <w:r w:rsidR="00FD414C">
      <w:rPr>
        <w:noProof/>
      </w:rPr>
      <w:fldChar w:fldCharType="end"/>
    </w:r>
    <w:r w:rsidR="00FD414C">
      <w:t xml:space="preserve"> of </w:t>
    </w:r>
    <w:fldSimple w:instr=" NUMPAGES ">
      <w:r w:rsidR="00E5398A">
        <w:rPr>
          <w:noProof/>
        </w:rPr>
        <w:t>2</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75931" w:rsidRDefault="00075931">
      <w:r>
        <w:separator/>
      </w:r>
    </w:p>
  </w:footnote>
  <w:footnote w:type="continuationSeparator" w:id="0">
    <w:p w:rsidR="00075931" w:rsidRDefault="0007593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03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09"/>
      <w:gridCol w:w="2977"/>
      <w:gridCol w:w="1559"/>
      <w:gridCol w:w="2694"/>
    </w:tblGrid>
    <w:tr w:rsidR="00FD414C" w:rsidTr="00D95468">
      <w:tc>
        <w:tcPr>
          <w:tcW w:w="1809" w:type="dxa"/>
          <w:tcBorders>
            <w:top w:val="single" w:sz="6" w:space="0" w:color="auto"/>
            <w:left w:val="single" w:sz="6" w:space="0" w:color="auto"/>
            <w:bottom w:val="single" w:sz="6" w:space="0" w:color="auto"/>
            <w:right w:val="single" w:sz="6" w:space="0" w:color="auto"/>
          </w:tcBorders>
          <w:shd w:val="pct5" w:color="auto" w:fill="auto"/>
        </w:tcPr>
        <w:p w:rsidR="00FD414C" w:rsidRPr="00AD4A9E" w:rsidRDefault="00FD414C">
          <w:pPr>
            <w:pStyle w:val="a3"/>
            <w:tabs>
              <w:tab w:val="clear" w:pos="4320"/>
              <w:tab w:val="clear" w:pos="8640"/>
            </w:tabs>
            <w:ind w:right="760"/>
            <w:rPr>
              <w:rFonts w:ascii="微软雅黑" w:eastAsia="微软雅黑" w:hAnsi="微软雅黑"/>
            </w:rPr>
          </w:pPr>
          <w:r w:rsidRPr="00AD4A9E">
            <w:rPr>
              <w:rFonts w:ascii="微软雅黑" w:eastAsia="微软雅黑" w:hAnsi="微软雅黑"/>
              <w:noProof/>
            </w:rPr>
            <w:drawing>
              <wp:inline distT="0" distB="0" distL="0" distR="0">
                <wp:extent cx="1012677" cy="228600"/>
                <wp:effectExtent l="19050" t="0" r="0" b="0"/>
                <wp:docPr id="2" name="图片 1" descr="C:\Documents and Settings\wangweiwei\桌面\国美在线LOGO.jpg"/>
                <wp:cNvGraphicFramePr/>
                <a:graphic xmlns:a="http://schemas.openxmlformats.org/drawingml/2006/main">
                  <a:graphicData uri="http://schemas.openxmlformats.org/drawingml/2006/picture">
                    <pic:pic xmlns:pic="http://schemas.openxmlformats.org/drawingml/2006/picture">
                      <pic:nvPicPr>
                        <pic:cNvPr id="2" name="Picture 2" descr="C:\Documents and Settings\wangweiwei\桌面\国美在线LOGO.jpg"/>
                        <pic:cNvPicPr>
                          <a:picLocks noChangeAspect="1" noChangeArrowheads="1"/>
                        </pic:cNvPicPr>
                      </pic:nvPicPr>
                      <pic:blipFill>
                        <a:blip r:embed="rId1"/>
                        <a:srcRect/>
                        <a:stretch>
                          <a:fillRect/>
                        </a:stretch>
                      </pic:blipFill>
                      <pic:spPr bwMode="auto">
                        <a:xfrm>
                          <a:off x="0" y="0"/>
                          <a:ext cx="1012670" cy="228598"/>
                        </a:xfrm>
                        <a:prstGeom prst="rect">
                          <a:avLst/>
                        </a:prstGeom>
                        <a:noFill/>
                      </pic:spPr>
                    </pic:pic>
                  </a:graphicData>
                </a:graphic>
              </wp:inline>
            </w:drawing>
          </w:r>
          <w:r w:rsidR="00075931">
            <w:rPr>
              <w:rFonts w:ascii="微软雅黑" w:eastAsia="微软雅黑" w:hAnsi="微软雅黑"/>
              <w:noProof/>
            </w:rPr>
            <w:pict>
              <v:group id="Group 13" o:spid="_x0000_s2053" style="position:absolute;margin-left:-5.15pt;margin-top:9.2pt;width:66.6pt;height:23.75pt;z-index:251661312;mso-position-horizontal-relative:text;mso-position-vertical-relative:text" coordsize="20000,20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" o:allowincell="f">
                <v:shape id="Freeform 14" o:spid="_x0000_s2056" style="position:absolute;width:20000;height:20000;visibility:visible;mso-wrap-style:square;v-text-anchor:top" coordsize="20000,200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haIWwQAA&#10;ANoAAAAPAAAAZHJzL2Rvd25yZXYueG1sRI9Pi8IwFMTvwn6H8ARvmipF3WqURVhYFzz4hz0/mmdT&#10;bF5KErV++40geBxm5jfMct3ZRtzIh9qxgvEoA0FcOl1zpeB0/B7OQYSIrLFxTAoeFGC9+ugtsdDu&#10;znu6HWIlEoRDgQpMjG0hZSgNWQwj1xIn7+y8xZikr6T2eE9w28hJlk2lxZrTgsGWNobKy+FqFfxR&#10;/hlNvv21Yzpu/Nzq2SPfKTXod18LEJG6+A6/2j9awQyeV9INkKt/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JYWiFsEAAADaAAAADwAAAAAAAAAAAAAAAACXAgAAZHJzL2Rvd25y&#10;ZXYueG1sUEsFBgAAAAAEAAQA9QAAAIUDAAAAAA==&#10;" path="m,l,-1379621r-491982,l-491982,,,xe" filled="f" stroked="f" strokeweight="0">
                  <v:path arrowok="t" o:connecttype="custom" o:connectlocs="0,0;0,-1379621;-491982,-1379621;-491982,0;0,0" o:connectangles="0,0,0,0,0"/>
                </v:shape>
                <v:rect id="Rectangle 15" o:spid="_x0000_s2055" style="position:absolute;width:18994;height:19495;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" filled="f" stroked="f" strokeweight="0"/>
                <v:rect id="Rectangle 16" o:spid="_x0000_s2054" style="position:absolute;left:18994;top:10400;width:1006;height:960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" filled="f" stroked="f" strokeweight="0">
                  <v:textbox style="mso-next-textbox:#Rectangle 16" inset="0,0,0,0">
                    <w:txbxContent>
                      <w:p w:rsidR="00FD414C" w:rsidRDefault="00FD414C">
                        <w:pPr>
                          <w:rPr>
                            <w:rFonts w:ascii="Times New Roman" w:hAnsi="Times New Roman"/>
                          </w:rPr>
                        </w:pPr>
                      </w:p>
                    </w:txbxContent>
                  </v:textbox>
                </v:rect>
              </v:group>
            </w:pict>
          </w:r>
          <w:r w:rsidR="00075931">
            <w:rPr>
              <w:rFonts w:ascii="微软雅黑" w:eastAsia="微软雅黑" w:hAnsi="微软雅黑"/>
              <w:noProof/>
            </w:rPr>
            <w:pict>
              <v:group id="Group 10" o:spid="_x0000_s2050" style="position:absolute;margin-left:361.05pt;margin-top:2.05pt;width:50.9pt;height:50.75pt;z-index:251660288;mso-position-horizontal-relative:text;mso-position-vertical-relative:text" coordsize="20000,20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" o:allowincell="f">
                <v:shape id="Freeform 11" o:spid="_x0000_s2052" style="position:absolute;width:20000;height:20000;visibility:visible;mso-wrap-style:square;v-text-anchor:top" coordsize="20000,200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VzxhwQAA&#10;ANoAAAAPAAAAZHJzL2Rvd25yZXYueG1sRI9LiwIxEITvwv6H0At704zL4GM0yiIIq+DBB56bSe9k&#10;2ElnSKKO/94Igseiqr6i5svONuJKPtSOFQwHGQji0umaKwWn47o/AREissbGMSm4U4Dl4qM3x0K7&#10;G+/peoiVSBAOBSowMbaFlKE0ZDEMXEucvD/nLcYkfSW1x1uC20Z+Z9lIWqw5LRhsaWWo/D9crIIz&#10;5dNo8s3WDum48hOrx/d8p9TXZ/czAxGpi+/wq/2rFeTwvJJugFw8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1Vc8YcEAAADaAAAADwAAAAAAAAAAAAAAAACXAgAAZHJzL2Rvd25y&#10;ZXYueG1sUEsFBgAAAAAEAAQA9QAAAIUDAAAAAA==&#10;" path="m,l,-645635r-643733,l-643733,,,xe" filled="f" stroked="f" strokeweight="0">
                  <v:path arrowok="t" o:connecttype="custom" o:connectlocs="0,0;0,-645635;-643733,-645635;-643733,0;0,0" o:connectangles="0,0,0,0,0"/>
                </v:shape>
                <v:rect id="Rectangle 12" o:spid="_x0000_s2051" style="position:absolute;left:4342;top:611;width:982;height:4492;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Hg5ZwgAA&#10;ANoAAAAPAAAAZHJzL2Rvd25yZXYueG1sRI/NasMwEITvhbyD2EBvjZxAQ+pGCSHGkN7yd+ltsba2&#10;ibWyJdV2374KBHIcZuYbZr0dTSN6cr62rGA+S0AQF1bXXCq4XvK3FQgfkDU2lknBH3nYbiYva0y1&#10;HfhE/TmUIkLYp6igCqFNpfRFRQb9zLbE0fuxzmCI0pVSOxwi3DRykSRLabDmuFBhS/uKitv51yjI&#10;3FLnfn/I8o/vIQtfx67vZKfU63TcfYIINIZn+NE+aAXvcL8Sb4Dc/A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AeDlnCAAAA2gAAAA8AAAAAAAAAAAAAAAAAlwIAAGRycy9kb3du&#10;cmV2LnhtbFBLBQYAAAAABAAEAPUAAACGAwAAAAA=&#10;" filled="f" stroked="f" strokeweight="0">
                  <v:textbox style="mso-next-textbox:#Rectangle 12" inset="0,0,0,0">
                    <w:txbxContent>
                      <w:p w:rsidR="00FD414C" w:rsidRDefault="00FD414C">
                        <w:pPr>
                          <w:rPr>
                            <w:rFonts w:ascii="Times New Roman" w:hAnsi="Times New Roman"/>
                          </w:rPr>
                        </w:pPr>
                      </w:p>
                    </w:txbxContent>
                  </v:textbox>
                </v:rect>
              </v:group>
            </w:pict>
          </w:r>
        </w:p>
      </w:tc>
      <w:tc>
        <w:tcPr>
          <w:tcW w:w="2977" w:type="dxa"/>
          <w:tcBorders>
            <w:top w:val="single" w:sz="6" w:space="0" w:color="auto"/>
            <w:left w:val="single" w:sz="6" w:space="0" w:color="auto"/>
            <w:bottom w:val="single" w:sz="6" w:space="0" w:color="auto"/>
            <w:right w:val="single" w:sz="6" w:space="0" w:color="auto"/>
          </w:tcBorders>
          <w:shd w:val="pct5" w:color="auto" w:fill="auto"/>
        </w:tcPr>
        <w:p w:rsidR="00FD414C" w:rsidRPr="00AD4A9E" w:rsidRDefault="00FD414C" w:rsidP="00AD4A9E">
          <w:pPr>
            <w:pStyle w:val="a3"/>
            <w:tabs>
              <w:tab w:val="clear" w:pos="4320"/>
              <w:tab w:val="clear" w:pos="8640"/>
            </w:tabs>
            <w:jc w:val="center"/>
            <w:rPr>
              <w:rFonts w:ascii="微软雅黑" w:eastAsia="微软雅黑" w:hAnsi="微软雅黑"/>
              <w:b/>
              <w:sz w:val="21"/>
              <w:szCs w:val="21"/>
            </w:rPr>
          </w:pPr>
          <w:r w:rsidRPr="00AD4A9E">
            <w:rPr>
              <w:rFonts w:ascii="微软雅黑" w:eastAsia="微软雅黑" w:hAnsi="微软雅黑" w:hint="eastAsia"/>
              <w:b/>
              <w:sz w:val="21"/>
              <w:szCs w:val="21"/>
            </w:rPr>
            <w:t>国美在线</w:t>
          </w:r>
        </w:p>
      </w:tc>
      <w:tc>
        <w:tcPr>
          <w:tcW w:w="4253" w:type="dxa"/>
          <w:gridSpan w:val="2"/>
          <w:tcBorders>
            <w:top w:val="single" w:sz="6" w:space="0" w:color="auto"/>
            <w:left w:val="single" w:sz="6" w:space="0" w:color="auto"/>
            <w:bottom w:val="single" w:sz="6" w:space="0" w:color="auto"/>
            <w:right w:val="single" w:sz="6" w:space="0" w:color="auto"/>
          </w:tcBorders>
          <w:shd w:val="pct5" w:color="auto" w:fill="auto"/>
        </w:tcPr>
        <w:p w:rsidR="00FD414C" w:rsidRPr="00AD4A9E" w:rsidRDefault="00FD414C" w:rsidP="00AD4A9E">
          <w:pPr>
            <w:pStyle w:val="a3"/>
            <w:tabs>
              <w:tab w:val="clear" w:pos="4320"/>
              <w:tab w:val="clear" w:pos="8640"/>
            </w:tabs>
            <w:jc w:val="center"/>
            <w:rPr>
              <w:rFonts w:ascii="微软雅黑" w:eastAsia="微软雅黑" w:hAnsi="微软雅黑"/>
              <w:b/>
            </w:rPr>
          </w:pPr>
          <w:r w:rsidRPr="00AD4A9E">
            <w:rPr>
              <w:rFonts w:ascii="微软雅黑" w:eastAsia="微软雅黑" w:hAnsi="微软雅黑" w:hint="eastAsia"/>
              <w:b/>
            </w:rPr>
            <w:t>产品设计文档</w:t>
          </w:r>
        </w:p>
      </w:tc>
    </w:tr>
    <w:tr w:rsidR="00FD414C" w:rsidTr="008A02C3">
      <w:trPr>
        <w:trHeight w:val="284"/>
      </w:trPr>
      <w:tc>
        <w:tcPr>
          <w:tcW w:w="1809" w:type="dxa"/>
          <w:tcBorders>
            <w:top w:val="single" w:sz="6" w:space="0" w:color="auto"/>
            <w:left w:val="single" w:sz="6" w:space="0" w:color="auto"/>
            <w:bottom w:val="single" w:sz="6" w:space="0" w:color="auto"/>
            <w:right w:val="single" w:sz="6" w:space="0" w:color="auto"/>
          </w:tcBorders>
          <w:shd w:val="pct5" w:color="auto" w:fill="auto"/>
          <w:vAlign w:val="center"/>
        </w:tcPr>
        <w:p w:rsidR="00FD414C" w:rsidRPr="00AD4A9E" w:rsidRDefault="00FD414C" w:rsidP="002F6BD9">
          <w:pPr>
            <w:pStyle w:val="a3"/>
            <w:tabs>
              <w:tab w:val="clear" w:pos="4320"/>
              <w:tab w:val="clear" w:pos="8640"/>
            </w:tabs>
            <w:ind w:rightChars="-54" w:right="-108"/>
            <w:jc w:val="center"/>
            <w:rPr>
              <w:rFonts w:ascii="微软雅黑" w:eastAsia="微软雅黑" w:hAnsi="微软雅黑"/>
              <w:b/>
              <w:sz w:val="18"/>
            </w:rPr>
          </w:pPr>
          <w:r>
            <w:rPr>
              <w:rFonts w:ascii="微软雅黑" w:eastAsia="微软雅黑" w:hAnsi="微软雅黑" w:hint="eastAsia"/>
              <w:b/>
              <w:sz w:val="18"/>
            </w:rPr>
            <w:t>文档名称</w:t>
          </w:r>
        </w:p>
      </w:tc>
      <w:tc>
        <w:tcPr>
          <w:tcW w:w="2977" w:type="dxa"/>
          <w:tcBorders>
            <w:top w:val="single" w:sz="6" w:space="0" w:color="auto"/>
            <w:left w:val="single" w:sz="6" w:space="0" w:color="auto"/>
            <w:bottom w:val="single" w:sz="6" w:space="0" w:color="auto"/>
            <w:right w:val="single" w:sz="6" w:space="0" w:color="auto"/>
          </w:tcBorders>
          <w:shd w:val="pct5" w:color="auto" w:fill="auto"/>
          <w:vAlign w:val="center"/>
        </w:tcPr>
        <w:p w:rsidR="00FD414C" w:rsidRPr="00AD4A9E" w:rsidRDefault="00FD414C" w:rsidP="00D61828">
          <w:pPr>
            <w:pStyle w:val="a3"/>
            <w:tabs>
              <w:tab w:val="clear" w:pos="4320"/>
              <w:tab w:val="clear" w:pos="8640"/>
            </w:tabs>
            <w:jc w:val="center"/>
            <w:rPr>
              <w:rFonts w:ascii="微软雅黑" w:eastAsia="微软雅黑" w:hAnsi="微软雅黑"/>
              <w:sz w:val="18"/>
            </w:rPr>
          </w:pPr>
          <w:r w:rsidRPr="00144C9F">
            <w:rPr>
              <w:rFonts w:hint="eastAsia"/>
            </w:rPr>
            <w:t>0014234</w:t>
          </w:r>
          <w:r w:rsidRPr="00AD4A9E">
            <w:rPr>
              <w:rFonts w:ascii="微软雅黑" w:eastAsia="微软雅黑" w:hAnsi="微软雅黑" w:hint="eastAsia"/>
              <w:sz w:val="18"/>
            </w:rPr>
            <w:t>-</w:t>
          </w:r>
          <w:r>
            <w:rPr>
              <w:rFonts w:ascii="微软雅黑" w:eastAsia="微软雅黑" w:hAnsi="微软雅黑" w:hint="eastAsia"/>
              <w:sz w:val="18"/>
            </w:rPr>
            <w:t>整体提升数据助手能力</w:t>
          </w:r>
        </w:p>
      </w:tc>
      <w:tc>
        <w:tcPr>
          <w:tcW w:w="1559" w:type="dxa"/>
          <w:tcBorders>
            <w:top w:val="single" w:sz="6" w:space="0" w:color="auto"/>
            <w:left w:val="single" w:sz="6" w:space="0" w:color="auto"/>
            <w:bottom w:val="single" w:sz="6" w:space="0" w:color="auto"/>
            <w:right w:val="single" w:sz="6" w:space="0" w:color="auto"/>
          </w:tcBorders>
          <w:shd w:val="pct5" w:color="auto" w:fill="auto"/>
          <w:vAlign w:val="center"/>
        </w:tcPr>
        <w:p w:rsidR="00FD414C" w:rsidRPr="00AD4A9E" w:rsidRDefault="00FD414C" w:rsidP="00AD4A9E">
          <w:pPr>
            <w:pStyle w:val="a3"/>
            <w:tabs>
              <w:tab w:val="clear" w:pos="4320"/>
              <w:tab w:val="clear" w:pos="8640"/>
            </w:tabs>
            <w:jc w:val="center"/>
            <w:rPr>
              <w:rFonts w:ascii="微软雅黑" w:eastAsia="微软雅黑" w:hAnsi="微软雅黑"/>
              <w:b/>
              <w:sz w:val="18"/>
            </w:rPr>
          </w:pPr>
          <w:r w:rsidRPr="00AD4A9E">
            <w:rPr>
              <w:rFonts w:ascii="微软雅黑" w:eastAsia="微软雅黑" w:hAnsi="微软雅黑" w:hint="eastAsia"/>
              <w:b/>
              <w:sz w:val="18"/>
            </w:rPr>
            <w:t>文档部门</w:t>
          </w:r>
        </w:p>
      </w:tc>
      <w:tc>
        <w:tcPr>
          <w:tcW w:w="2694" w:type="dxa"/>
          <w:tcBorders>
            <w:top w:val="single" w:sz="6" w:space="0" w:color="auto"/>
            <w:left w:val="single" w:sz="6" w:space="0" w:color="auto"/>
            <w:bottom w:val="single" w:sz="6" w:space="0" w:color="auto"/>
            <w:right w:val="single" w:sz="6" w:space="0" w:color="auto"/>
          </w:tcBorders>
          <w:shd w:val="pct5" w:color="auto" w:fill="auto"/>
          <w:vAlign w:val="center"/>
        </w:tcPr>
        <w:p w:rsidR="00FD414C" w:rsidRPr="00AD4A9E" w:rsidRDefault="00FD414C" w:rsidP="00AD4A9E">
          <w:pPr>
            <w:pStyle w:val="a3"/>
            <w:jc w:val="center"/>
            <w:rPr>
              <w:rFonts w:ascii="微软雅黑" w:eastAsia="微软雅黑" w:hAnsi="微软雅黑"/>
              <w:sz w:val="18"/>
            </w:rPr>
          </w:pPr>
          <w:r>
            <w:rPr>
              <w:rFonts w:ascii="微软雅黑" w:eastAsia="微软雅黑" w:hAnsi="微软雅黑" w:hint="eastAsia"/>
              <w:sz w:val="18"/>
            </w:rPr>
            <w:t>平台</w:t>
          </w:r>
          <w:r w:rsidRPr="00AD4A9E">
            <w:rPr>
              <w:rFonts w:ascii="微软雅黑" w:eastAsia="微软雅黑" w:hAnsi="微软雅黑" w:hint="eastAsia"/>
              <w:sz w:val="18"/>
            </w:rPr>
            <w:t>产品部</w:t>
          </w:r>
        </w:p>
      </w:tc>
    </w:tr>
  </w:tbl>
  <w:p w:rsidR="00FD414C" w:rsidRDefault="00FD414C" w:rsidP="00AD4A9E">
    <w:pPr>
      <w:pStyle w:val="a3"/>
      <w:rPr>
        <w:rFonts w:ascii="Times New Roman" w:hAnsi="Times New Roma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E90E8C"/>
    <w:multiLevelType w:val="hybridMultilevel"/>
    <w:tmpl w:val="22E86D3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0E13515"/>
    <w:multiLevelType w:val="hybridMultilevel"/>
    <w:tmpl w:val="4D16AA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6B4280B"/>
    <w:multiLevelType w:val="hybridMultilevel"/>
    <w:tmpl w:val="BDC824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7EF572A"/>
    <w:multiLevelType w:val="hybridMultilevel"/>
    <w:tmpl w:val="67302F1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AAE4AEE"/>
    <w:multiLevelType w:val="multilevel"/>
    <w:tmpl w:val="BDC2338E"/>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1BBA5C14"/>
    <w:multiLevelType w:val="hybridMultilevel"/>
    <w:tmpl w:val="72C21186"/>
    <w:lvl w:ilvl="0" w:tplc="04090019">
      <w:start w:val="1"/>
      <w:numFmt w:val="lowerLetter"/>
      <w:lvlText w:val="%1)"/>
      <w:lvlJc w:val="left"/>
      <w:pPr>
        <w:ind w:left="1265" w:hanging="420"/>
      </w:pPr>
    </w:lvl>
    <w:lvl w:ilvl="1" w:tplc="04090019" w:tentative="1">
      <w:start w:val="1"/>
      <w:numFmt w:val="lowerLetter"/>
      <w:lvlText w:val="%2)"/>
      <w:lvlJc w:val="left"/>
      <w:pPr>
        <w:ind w:left="1685" w:hanging="420"/>
      </w:pPr>
    </w:lvl>
    <w:lvl w:ilvl="2" w:tplc="0409001B" w:tentative="1">
      <w:start w:val="1"/>
      <w:numFmt w:val="lowerRoman"/>
      <w:lvlText w:val="%3."/>
      <w:lvlJc w:val="right"/>
      <w:pPr>
        <w:ind w:left="2105" w:hanging="420"/>
      </w:pPr>
    </w:lvl>
    <w:lvl w:ilvl="3" w:tplc="0409000F" w:tentative="1">
      <w:start w:val="1"/>
      <w:numFmt w:val="decimal"/>
      <w:lvlText w:val="%4."/>
      <w:lvlJc w:val="left"/>
      <w:pPr>
        <w:ind w:left="2525" w:hanging="420"/>
      </w:pPr>
    </w:lvl>
    <w:lvl w:ilvl="4" w:tplc="04090019" w:tentative="1">
      <w:start w:val="1"/>
      <w:numFmt w:val="lowerLetter"/>
      <w:lvlText w:val="%5)"/>
      <w:lvlJc w:val="left"/>
      <w:pPr>
        <w:ind w:left="2945" w:hanging="420"/>
      </w:pPr>
    </w:lvl>
    <w:lvl w:ilvl="5" w:tplc="0409001B" w:tentative="1">
      <w:start w:val="1"/>
      <w:numFmt w:val="lowerRoman"/>
      <w:lvlText w:val="%6."/>
      <w:lvlJc w:val="right"/>
      <w:pPr>
        <w:ind w:left="3365" w:hanging="420"/>
      </w:pPr>
    </w:lvl>
    <w:lvl w:ilvl="6" w:tplc="0409000F" w:tentative="1">
      <w:start w:val="1"/>
      <w:numFmt w:val="decimal"/>
      <w:lvlText w:val="%7."/>
      <w:lvlJc w:val="left"/>
      <w:pPr>
        <w:ind w:left="3785" w:hanging="420"/>
      </w:pPr>
    </w:lvl>
    <w:lvl w:ilvl="7" w:tplc="04090019" w:tentative="1">
      <w:start w:val="1"/>
      <w:numFmt w:val="lowerLetter"/>
      <w:lvlText w:val="%8)"/>
      <w:lvlJc w:val="left"/>
      <w:pPr>
        <w:ind w:left="4205" w:hanging="420"/>
      </w:pPr>
    </w:lvl>
    <w:lvl w:ilvl="8" w:tplc="0409001B" w:tentative="1">
      <w:start w:val="1"/>
      <w:numFmt w:val="lowerRoman"/>
      <w:lvlText w:val="%9."/>
      <w:lvlJc w:val="right"/>
      <w:pPr>
        <w:ind w:left="4625" w:hanging="420"/>
      </w:pPr>
    </w:lvl>
  </w:abstractNum>
  <w:abstractNum w:abstractNumId="6">
    <w:nsid w:val="1E47346B"/>
    <w:multiLevelType w:val="hybridMultilevel"/>
    <w:tmpl w:val="F9862E7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F89757C"/>
    <w:multiLevelType w:val="hybridMultilevel"/>
    <w:tmpl w:val="18CC9B50"/>
    <w:lvl w:ilvl="0" w:tplc="04090011">
      <w:start w:val="1"/>
      <w:numFmt w:val="decimal"/>
      <w:lvlText w:val="%1)"/>
      <w:lvlJc w:val="left"/>
      <w:pPr>
        <w:ind w:left="845" w:hanging="420"/>
      </w:pPr>
    </w:lvl>
    <w:lvl w:ilvl="1" w:tplc="04090019">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8">
    <w:nsid w:val="20825458"/>
    <w:multiLevelType w:val="hybridMultilevel"/>
    <w:tmpl w:val="B5AAAA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3EB1D3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24FB691D"/>
    <w:multiLevelType w:val="hybridMultilevel"/>
    <w:tmpl w:val="0BEEEF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A8F57FC"/>
    <w:multiLevelType w:val="hybridMultilevel"/>
    <w:tmpl w:val="AEAC786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B4241D2"/>
    <w:multiLevelType w:val="hybridMultilevel"/>
    <w:tmpl w:val="052E2B5E"/>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nsid w:val="2C306ABD"/>
    <w:multiLevelType w:val="hybridMultilevel"/>
    <w:tmpl w:val="320686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31BC2D1B"/>
    <w:multiLevelType w:val="hybridMultilevel"/>
    <w:tmpl w:val="FF1C73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321C0EE9"/>
    <w:multiLevelType w:val="hybridMultilevel"/>
    <w:tmpl w:val="66BA6FF2"/>
    <w:lvl w:ilvl="0" w:tplc="04090019">
      <w:start w:val="1"/>
      <w:numFmt w:val="lowerLetter"/>
      <w:lvlText w:val="%1)"/>
      <w:lvlJc w:val="left"/>
      <w:pPr>
        <w:ind w:left="1265" w:hanging="420"/>
      </w:pPr>
    </w:lvl>
    <w:lvl w:ilvl="1" w:tplc="04090019" w:tentative="1">
      <w:start w:val="1"/>
      <w:numFmt w:val="lowerLetter"/>
      <w:lvlText w:val="%2)"/>
      <w:lvlJc w:val="left"/>
      <w:pPr>
        <w:ind w:left="1685" w:hanging="420"/>
      </w:pPr>
    </w:lvl>
    <w:lvl w:ilvl="2" w:tplc="0409001B" w:tentative="1">
      <w:start w:val="1"/>
      <w:numFmt w:val="lowerRoman"/>
      <w:lvlText w:val="%3."/>
      <w:lvlJc w:val="right"/>
      <w:pPr>
        <w:ind w:left="2105" w:hanging="420"/>
      </w:pPr>
    </w:lvl>
    <w:lvl w:ilvl="3" w:tplc="0409000F" w:tentative="1">
      <w:start w:val="1"/>
      <w:numFmt w:val="decimal"/>
      <w:lvlText w:val="%4."/>
      <w:lvlJc w:val="left"/>
      <w:pPr>
        <w:ind w:left="2525" w:hanging="420"/>
      </w:pPr>
    </w:lvl>
    <w:lvl w:ilvl="4" w:tplc="04090019" w:tentative="1">
      <w:start w:val="1"/>
      <w:numFmt w:val="lowerLetter"/>
      <w:lvlText w:val="%5)"/>
      <w:lvlJc w:val="left"/>
      <w:pPr>
        <w:ind w:left="2945" w:hanging="420"/>
      </w:pPr>
    </w:lvl>
    <w:lvl w:ilvl="5" w:tplc="0409001B" w:tentative="1">
      <w:start w:val="1"/>
      <w:numFmt w:val="lowerRoman"/>
      <w:lvlText w:val="%6."/>
      <w:lvlJc w:val="right"/>
      <w:pPr>
        <w:ind w:left="3365" w:hanging="420"/>
      </w:pPr>
    </w:lvl>
    <w:lvl w:ilvl="6" w:tplc="0409000F" w:tentative="1">
      <w:start w:val="1"/>
      <w:numFmt w:val="decimal"/>
      <w:lvlText w:val="%7."/>
      <w:lvlJc w:val="left"/>
      <w:pPr>
        <w:ind w:left="3785" w:hanging="420"/>
      </w:pPr>
    </w:lvl>
    <w:lvl w:ilvl="7" w:tplc="04090019" w:tentative="1">
      <w:start w:val="1"/>
      <w:numFmt w:val="lowerLetter"/>
      <w:lvlText w:val="%8)"/>
      <w:lvlJc w:val="left"/>
      <w:pPr>
        <w:ind w:left="4205" w:hanging="420"/>
      </w:pPr>
    </w:lvl>
    <w:lvl w:ilvl="8" w:tplc="0409001B" w:tentative="1">
      <w:start w:val="1"/>
      <w:numFmt w:val="lowerRoman"/>
      <w:lvlText w:val="%9."/>
      <w:lvlJc w:val="right"/>
      <w:pPr>
        <w:ind w:left="4625" w:hanging="420"/>
      </w:pPr>
    </w:lvl>
  </w:abstractNum>
  <w:abstractNum w:abstractNumId="16">
    <w:nsid w:val="333818AA"/>
    <w:multiLevelType w:val="hybridMultilevel"/>
    <w:tmpl w:val="CF64AC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B321D0D"/>
    <w:multiLevelType w:val="hybridMultilevel"/>
    <w:tmpl w:val="98D4A2D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BA143D8"/>
    <w:multiLevelType w:val="hybridMultilevel"/>
    <w:tmpl w:val="FB2A27C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E3E0AA9"/>
    <w:multiLevelType w:val="hybridMultilevel"/>
    <w:tmpl w:val="6A36F58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D1D5BE2"/>
    <w:multiLevelType w:val="hybridMultilevel"/>
    <w:tmpl w:val="66BA6FF2"/>
    <w:lvl w:ilvl="0" w:tplc="04090019">
      <w:start w:val="1"/>
      <w:numFmt w:val="lowerLetter"/>
      <w:lvlText w:val="%1)"/>
      <w:lvlJc w:val="left"/>
      <w:pPr>
        <w:ind w:left="1265" w:hanging="420"/>
      </w:pPr>
    </w:lvl>
    <w:lvl w:ilvl="1" w:tplc="04090019" w:tentative="1">
      <w:start w:val="1"/>
      <w:numFmt w:val="lowerLetter"/>
      <w:lvlText w:val="%2)"/>
      <w:lvlJc w:val="left"/>
      <w:pPr>
        <w:ind w:left="1685" w:hanging="420"/>
      </w:pPr>
    </w:lvl>
    <w:lvl w:ilvl="2" w:tplc="0409001B" w:tentative="1">
      <w:start w:val="1"/>
      <w:numFmt w:val="lowerRoman"/>
      <w:lvlText w:val="%3."/>
      <w:lvlJc w:val="right"/>
      <w:pPr>
        <w:ind w:left="2105" w:hanging="420"/>
      </w:pPr>
    </w:lvl>
    <w:lvl w:ilvl="3" w:tplc="0409000F" w:tentative="1">
      <w:start w:val="1"/>
      <w:numFmt w:val="decimal"/>
      <w:lvlText w:val="%4."/>
      <w:lvlJc w:val="left"/>
      <w:pPr>
        <w:ind w:left="2525" w:hanging="420"/>
      </w:pPr>
    </w:lvl>
    <w:lvl w:ilvl="4" w:tplc="04090019" w:tentative="1">
      <w:start w:val="1"/>
      <w:numFmt w:val="lowerLetter"/>
      <w:lvlText w:val="%5)"/>
      <w:lvlJc w:val="left"/>
      <w:pPr>
        <w:ind w:left="2945" w:hanging="420"/>
      </w:pPr>
    </w:lvl>
    <w:lvl w:ilvl="5" w:tplc="0409001B" w:tentative="1">
      <w:start w:val="1"/>
      <w:numFmt w:val="lowerRoman"/>
      <w:lvlText w:val="%6."/>
      <w:lvlJc w:val="right"/>
      <w:pPr>
        <w:ind w:left="3365" w:hanging="420"/>
      </w:pPr>
    </w:lvl>
    <w:lvl w:ilvl="6" w:tplc="0409000F" w:tentative="1">
      <w:start w:val="1"/>
      <w:numFmt w:val="decimal"/>
      <w:lvlText w:val="%7."/>
      <w:lvlJc w:val="left"/>
      <w:pPr>
        <w:ind w:left="3785" w:hanging="420"/>
      </w:pPr>
    </w:lvl>
    <w:lvl w:ilvl="7" w:tplc="04090019" w:tentative="1">
      <w:start w:val="1"/>
      <w:numFmt w:val="lowerLetter"/>
      <w:lvlText w:val="%8)"/>
      <w:lvlJc w:val="left"/>
      <w:pPr>
        <w:ind w:left="4205" w:hanging="420"/>
      </w:pPr>
    </w:lvl>
    <w:lvl w:ilvl="8" w:tplc="0409001B" w:tentative="1">
      <w:start w:val="1"/>
      <w:numFmt w:val="lowerRoman"/>
      <w:lvlText w:val="%9."/>
      <w:lvlJc w:val="right"/>
      <w:pPr>
        <w:ind w:left="4625" w:hanging="420"/>
      </w:pPr>
    </w:lvl>
  </w:abstractNum>
  <w:abstractNum w:abstractNumId="21">
    <w:nsid w:val="5E83059E"/>
    <w:multiLevelType w:val="hybridMultilevel"/>
    <w:tmpl w:val="6AF2556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61E6288"/>
    <w:multiLevelType w:val="hybridMultilevel"/>
    <w:tmpl w:val="9C3C3076"/>
    <w:lvl w:ilvl="0" w:tplc="04090019">
      <w:start w:val="1"/>
      <w:numFmt w:val="lowerLetter"/>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3">
    <w:nsid w:val="66AF10DC"/>
    <w:multiLevelType w:val="hybridMultilevel"/>
    <w:tmpl w:val="F762136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6A1A4386"/>
    <w:multiLevelType w:val="hybridMultilevel"/>
    <w:tmpl w:val="3F76F588"/>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5">
    <w:nsid w:val="6E9B6F58"/>
    <w:multiLevelType w:val="hybridMultilevel"/>
    <w:tmpl w:val="C18CCBB4"/>
    <w:lvl w:ilvl="0" w:tplc="0409000F">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6EAB6121"/>
    <w:multiLevelType w:val="hybridMultilevel"/>
    <w:tmpl w:val="BB0423DA"/>
    <w:lvl w:ilvl="0" w:tplc="04090011">
      <w:start w:val="1"/>
      <w:numFmt w:val="decimal"/>
      <w:lvlText w:val="%1)"/>
      <w:lvlJc w:val="left"/>
      <w:pPr>
        <w:ind w:left="845" w:hanging="420"/>
      </w:pPr>
    </w:lvl>
    <w:lvl w:ilvl="1" w:tplc="04090019">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7">
    <w:nsid w:val="702A57F1"/>
    <w:multiLevelType w:val="hybridMultilevel"/>
    <w:tmpl w:val="D6AC17B2"/>
    <w:lvl w:ilvl="0" w:tplc="04090011">
      <w:start w:val="1"/>
      <w:numFmt w:val="decimal"/>
      <w:lvlText w:val="%1)"/>
      <w:lvlJc w:val="left"/>
      <w:pPr>
        <w:ind w:left="845" w:hanging="420"/>
      </w:pPr>
    </w:lvl>
    <w:lvl w:ilvl="1" w:tplc="04090019">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8">
    <w:nsid w:val="72951684"/>
    <w:multiLevelType w:val="hybridMultilevel"/>
    <w:tmpl w:val="F9862E7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73FE1C93"/>
    <w:multiLevelType w:val="multilevel"/>
    <w:tmpl w:val="BDC2338E"/>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nsid w:val="7F0C4B26"/>
    <w:multiLevelType w:val="hybridMultilevel"/>
    <w:tmpl w:val="C97E72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9"/>
  </w:num>
  <w:num w:numId="2">
    <w:abstractNumId w:val="9"/>
  </w:num>
  <w:num w:numId="3">
    <w:abstractNumId w:val="0"/>
  </w:num>
  <w:num w:numId="4">
    <w:abstractNumId w:val="4"/>
  </w:num>
  <w:num w:numId="5">
    <w:abstractNumId w:val="12"/>
  </w:num>
  <w:num w:numId="6">
    <w:abstractNumId w:val="27"/>
  </w:num>
  <w:num w:numId="7">
    <w:abstractNumId w:val="22"/>
  </w:num>
  <w:num w:numId="8">
    <w:abstractNumId w:val="7"/>
  </w:num>
  <w:num w:numId="9">
    <w:abstractNumId w:val="25"/>
  </w:num>
  <w:num w:numId="10">
    <w:abstractNumId w:val="21"/>
  </w:num>
  <w:num w:numId="11">
    <w:abstractNumId w:val="26"/>
  </w:num>
  <w:num w:numId="12">
    <w:abstractNumId w:val="30"/>
  </w:num>
  <w:num w:numId="13">
    <w:abstractNumId w:val="6"/>
  </w:num>
  <w:num w:numId="14">
    <w:abstractNumId w:val="19"/>
  </w:num>
  <w:num w:numId="15">
    <w:abstractNumId w:val="17"/>
  </w:num>
  <w:num w:numId="16">
    <w:abstractNumId w:val="11"/>
  </w:num>
  <w:num w:numId="17">
    <w:abstractNumId w:val="28"/>
  </w:num>
  <w:num w:numId="18">
    <w:abstractNumId w:val="10"/>
  </w:num>
  <w:num w:numId="19">
    <w:abstractNumId w:val="2"/>
  </w:num>
  <w:num w:numId="20">
    <w:abstractNumId w:val="18"/>
  </w:num>
  <w:num w:numId="21">
    <w:abstractNumId w:val="23"/>
  </w:num>
  <w:num w:numId="22">
    <w:abstractNumId w:val="1"/>
  </w:num>
  <w:num w:numId="23">
    <w:abstractNumId w:val="20"/>
  </w:num>
  <w:num w:numId="24">
    <w:abstractNumId w:val="15"/>
  </w:num>
  <w:num w:numId="25">
    <w:abstractNumId w:val="5"/>
  </w:num>
  <w:num w:numId="26">
    <w:abstractNumId w:val="3"/>
  </w:num>
  <w:num w:numId="27">
    <w:abstractNumId w:val="24"/>
  </w:num>
  <w:num w:numId="28">
    <w:abstractNumId w:val="8"/>
  </w:num>
  <w:num w:numId="29">
    <w:abstractNumId w:val="16"/>
  </w:num>
  <w:num w:numId="30">
    <w:abstractNumId w:val="14"/>
  </w:num>
  <w:num w:numId="31">
    <w:abstractNumId w:val="1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3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20"/>
  <w:drawingGridVerticalSpacing w:val="104"/>
  <w:displayHorizontalDrawingGridEvery w:val="0"/>
  <w:displayVerticalDrawingGridEvery w:val="0"/>
  <w:doNotUseMarginsForDrawingGridOrigin/>
  <w:characterSpacingControl w:val="doNotCompress"/>
  <w:hdrShapeDefaults>
    <o:shapedefaults v:ext="edit" spidmax="2057"/>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EC7C86"/>
    <w:rsid w:val="000000A3"/>
    <w:rsid w:val="000007DC"/>
    <w:rsid w:val="00000913"/>
    <w:rsid w:val="00000FF6"/>
    <w:rsid w:val="00001026"/>
    <w:rsid w:val="0000182E"/>
    <w:rsid w:val="00001DBE"/>
    <w:rsid w:val="00002978"/>
    <w:rsid w:val="0000324B"/>
    <w:rsid w:val="00003772"/>
    <w:rsid w:val="00004147"/>
    <w:rsid w:val="000043C9"/>
    <w:rsid w:val="00004C3C"/>
    <w:rsid w:val="0000538C"/>
    <w:rsid w:val="00006527"/>
    <w:rsid w:val="00011EE4"/>
    <w:rsid w:val="00012112"/>
    <w:rsid w:val="0001315E"/>
    <w:rsid w:val="0001347E"/>
    <w:rsid w:val="00013603"/>
    <w:rsid w:val="000162BC"/>
    <w:rsid w:val="00017B73"/>
    <w:rsid w:val="00021A50"/>
    <w:rsid w:val="00024D31"/>
    <w:rsid w:val="00024EEE"/>
    <w:rsid w:val="000256D6"/>
    <w:rsid w:val="0002707F"/>
    <w:rsid w:val="00030284"/>
    <w:rsid w:val="0003148B"/>
    <w:rsid w:val="00031702"/>
    <w:rsid w:val="00032200"/>
    <w:rsid w:val="000329CC"/>
    <w:rsid w:val="00033136"/>
    <w:rsid w:val="00033FFE"/>
    <w:rsid w:val="0003419C"/>
    <w:rsid w:val="0003424B"/>
    <w:rsid w:val="0003451D"/>
    <w:rsid w:val="00036021"/>
    <w:rsid w:val="00037A6A"/>
    <w:rsid w:val="00040AD9"/>
    <w:rsid w:val="00041ACC"/>
    <w:rsid w:val="000420FD"/>
    <w:rsid w:val="00042463"/>
    <w:rsid w:val="000427B6"/>
    <w:rsid w:val="00042DA4"/>
    <w:rsid w:val="000433B6"/>
    <w:rsid w:val="0004386A"/>
    <w:rsid w:val="00044561"/>
    <w:rsid w:val="00044B15"/>
    <w:rsid w:val="00044DA9"/>
    <w:rsid w:val="00046554"/>
    <w:rsid w:val="000478A0"/>
    <w:rsid w:val="0004794A"/>
    <w:rsid w:val="00047A1D"/>
    <w:rsid w:val="00047E0C"/>
    <w:rsid w:val="00050B89"/>
    <w:rsid w:val="00052B92"/>
    <w:rsid w:val="00052EEA"/>
    <w:rsid w:val="00053EA4"/>
    <w:rsid w:val="000543B3"/>
    <w:rsid w:val="000546A0"/>
    <w:rsid w:val="000546D8"/>
    <w:rsid w:val="00054CB3"/>
    <w:rsid w:val="000559EB"/>
    <w:rsid w:val="00060F10"/>
    <w:rsid w:val="000620D3"/>
    <w:rsid w:val="000648B5"/>
    <w:rsid w:val="00064F5B"/>
    <w:rsid w:val="000656DB"/>
    <w:rsid w:val="00065803"/>
    <w:rsid w:val="0006755F"/>
    <w:rsid w:val="0006787A"/>
    <w:rsid w:val="00070EF2"/>
    <w:rsid w:val="00071E57"/>
    <w:rsid w:val="000724CC"/>
    <w:rsid w:val="00072B87"/>
    <w:rsid w:val="00075931"/>
    <w:rsid w:val="00075CD1"/>
    <w:rsid w:val="00076DB2"/>
    <w:rsid w:val="00076FB5"/>
    <w:rsid w:val="0007710B"/>
    <w:rsid w:val="000773D5"/>
    <w:rsid w:val="000811B7"/>
    <w:rsid w:val="00081E50"/>
    <w:rsid w:val="00081F0B"/>
    <w:rsid w:val="00082F37"/>
    <w:rsid w:val="00083145"/>
    <w:rsid w:val="0008361C"/>
    <w:rsid w:val="0008450D"/>
    <w:rsid w:val="00084542"/>
    <w:rsid w:val="000846C5"/>
    <w:rsid w:val="00084F0B"/>
    <w:rsid w:val="000853FE"/>
    <w:rsid w:val="00085B3B"/>
    <w:rsid w:val="00086253"/>
    <w:rsid w:val="000871C5"/>
    <w:rsid w:val="00090241"/>
    <w:rsid w:val="000906CE"/>
    <w:rsid w:val="00092387"/>
    <w:rsid w:val="000928F5"/>
    <w:rsid w:val="00093D93"/>
    <w:rsid w:val="00094C63"/>
    <w:rsid w:val="00095097"/>
    <w:rsid w:val="000955BD"/>
    <w:rsid w:val="00095871"/>
    <w:rsid w:val="000969D1"/>
    <w:rsid w:val="00096C6C"/>
    <w:rsid w:val="0009738A"/>
    <w:rsid w:val="0009772A"/>
    <w:rsid w:val="00097B7D"/>
    <w:rsid w:val="000A067E"/>
    <w:rsid w:val="000A0DF0"/>
    <w:rsid w:val="000A0E86"/>
    <w:rsid w:val="000A111F"/>
    <w:rsid w:val="000A24E1"/>
    <w:rsid w:val="000A3A7F"/>
    <w:rsid w:val="000A4B2A"/>
    <w:rsid w:val="000A6296"/>
    <w:rsid w:val="000A6325"/>
    <w:rsid w:val="000A68A2"/>
    <w:rsid w:val="000A732F"/>
    <w:rsid w:val="000A77B1"/>
    <w:rsid w:val="000B409F"/>
    <w:rsid w:val="000B4261"/>
    <w:rsid w:val="000B4910"/>
    <w:rsid w:val="000B75F7"/>
    <w:rsid w:val="000C0054"/>
    <w:rsid w:val="000C099F"/>
    <w:rsid w:val="000C176B"/>
    <w:rsid w:val="000C2089"/>
    <w:rsid w:val="000C2C59"/>
    <w:rsid w:val="000C2E3A"/>
    <w:rsid w:val="000C36CC"/>
    <w:rsid w:val="000C417D"/>
    <w:rsid w:val="000C59E5"/>
    <w:rsid w:val="000D0E26"/>
    <w:rsid w:val="000D3432"/>
    <w:rsid w:val="000D5D18"/>
    <w:rsid w:val="000D5DFB"/>
    <w:rsid w:val="000D6ED5"/>
    <w:rsid w:val="000D77D9"/>
    <w:rsid w:val="000E100B"/>
    <w:rsid w:val="000E14AE"/>
    <w:rsid w:val="000E3602"/>
    <w:rsid w:val="000E49EC"/>
    <w:rsid w:val="000E4EE9"/>
    <w:rsid w:val="000E57F9"/>
    <w:rsid w:val="000E5B9F"/>
    <w:rsid w:val="000E6B63"/>
    <w:rsid w:val="000F19A2"/>
    <w:rsid w:val="000F1A47"/>
    <w:rsid w:val="000F2DC8"/>
    <w:rsid w:val="000F2F7D"/>
    <w:rsid w:val="000F30E5"/>
    <w:rsid w:val="000F3716"/>
    <w:rsid w:val="000F3EEF"/>
    <w:rsid w:val="000F410B"/>
    <w:rsid w:val="000F50BB"/>
    <w:rsid w:val="000F55FC"/>
    <w:rsid w:val="000F67CD"/>
    <w:rsid w:val="000F7032"/>
    <w:rsid w:val="000F781F"/>
    <w:rsid w:val="00103958"/>
    <w:rsid w:val="00103A9D"/>
    <w:rsid w:val="00103B14"/>
    <w:rsid w:val="00104973"/>
    <w:rsid w:val="00105027"/>
    <w:rsid w:val="00105762"/>
    <w:rsid w:val="00105A53"/>
    <w:rsid w:val="00106204"/>
    <w:rsid w:val="0010665F"/>
    <w:rsid w:val="00107A77"/>
    <w:rsid w:val="00110D83"/>
    <w:rsid w:val="00110DB8"/>
    <w:rsid w:val="0011107D"/>
    <w:rsid w:val="001129A5"/>
    <w:rsid w:val="0011419C"/>
    <w:rsid w:val="001143CB"/>
    <w:rsid w:val="00114E96"/>
    <w:rsid w:val="001152A1"/>
    <w:rsid w:val="001158F5"/>
    <w:rsid w:val="00117F9E"/>
    <w:rsid w:val="001204FC"/>
    <w:rsid w:val="00120649"/>
    <w:rsid w:val="0012065D"/>
    <w:rsid w:val="001206C0"/>
    <w:rsid w:val="00120744"/>
    <w:rsid w:val="00120E65"/>
    <w:rsid w:val="00121602"/>
    <w:rsid w:val="0012205E"/>
    <w:rsid w:val="00122AD2"/>
    <w:rsid w:val="00124F92"/>
    <w:rsid w:val="001253BE"/>
    <w:rsid w:val="0012540A"/>
    <w:rsid w:val="00125647"/>
    <w:rsid w:val="00126A86"/>
    <w:rsid w:val="00130ABF"/>
    <w:rsid w:val="00130C02"/>
    <w:rsid w:val="00131483"/>
    <w:rsid w:val="00132495"/>
    <w:rsid w:val="00132649"/>
    <w:rsid w:val="001329AA"/>
    <w:rsid w:val="00132B62"/>
    <w:rsid w:val="0013373A"/>
    <w:rsid w:val="00134338"/>
    <w:rsid w:val="00135F0F"/>
    <w:rsid w:val="001362A7"/>
    <w:rsid w:val="0013669C"/>
    <w:rsid w:val="00136930"/>
    <w:rsid w:val="00136CC6"/>
    <w:rsid w:val="00136D8A"/>
    <w:rsid w:val="001372B2"/>
    <w:rsid w:val="00140352"/>
    <w:rsid w:val="00141554"/>
    <w:rsid w:val="00142122"/>
    <w:rsid w:val="00142269"/>
    <w:rsid w:val="001425CE"/>
    <w:rsid w:val="00144C9F"/>
    <w:rsid w:val="0014510F"/>
    <w:rsid w:val="00145227"/>
    <w:rsid w:val="0014568B"/>
    <w:rsid w:val="00146833"/>
    <w:rsid w:val="00146859"/>
    <w:rsid w:val="00147D1E"/>
    <w:rsid w:val="00151C66"/>
    <w:rsid w:val="00152CFB"/>
    <w:rsid w:val="0015303A"/>
    <w:rsid w:val="0015683F"/>
    <w:rsid w:val="0015700A"/>
    <w:rsid w:val="0015749D"/>
    <w:rsid w:val="0016045F"/>
    <w:rsid w:val="0016176D"/>
    <w:rsid w:val="00161779"/>
    <w:rsid w:val="00161AD1"/>
    <w:rsid w:val="001628CC"/>
    <w:rsid w:val="0016316B"/>
    <w:rsid w:val="0016381B"/>
    <w:rsid w:val="00165639"/>
    <w:rsid w:val="00166116"/>
    <w:rsid w:val="001707C4"/>
    <w:rsid w:val="00170A74"/>
    <w:rsid w:val="00172684"/>
    <w:rsid w:val="00173F36"/>
    <w:rsid w:val="00174318"/>
    <w:rsid w:val="00174379"/>
    <w:rsid w:val="001757AA"/>
    <w:rsid w:val="00176159"/>
    <w:rsid w:val="001766AA"/>
    <w:rsid w:val="001773C7"/>
    <w:rsid w:val="00180DA2"/>
    <w:rsid w:val="00180FB8"/>
    <w:rsid w:val="00184D3D"/>
    <w:rsid w:val="0018510B"/>
    <w:rsid w:val="00186D4A"/>
    <w:rsid w:val="00187101"/>
    <w:rsid w:val="0018779A"/>
    <w:rsid w:val="00187E20"/>
    <w:rsid w:val="00190F81"/>
    <w:rsid w:val="00190FBA"/>
    <w:rsid w:val="0019255A"/>
    <w:rsid w:val="0019360E"/>
    <w:rsid w:val="00193F21"/>
    <w:rsid w:val="00195397"/>
    <w:rsid w:val="0019602E"/>
    <w:rsid w:val="001962B9"/>
    <w:rsid w:val="0019705F"/>
    <w:rsid w:val="00197422"/>
    <w:rsid w:val="001A0C6A"/>
    <w:rsid w:val="001A2522"/>
    <w:rsid w:val="001A34C3"/>
    <w:rsid w:val="001A3952"/>
    <w:rsid w:val="001A3B72"/>
    <w:rsid w:val="001A3F7B"/>
    <w:rsid w:val="001A45D6"/>
    <w:rsid w:val="001A56F8"/>
    <w:rsid w:val="001A59B7"/>
    <w:rsid w:val="001A5B65"/>
    <w:rsid w:val="001B0005"/>
    <w:rsid w:val="001B0089"/>
    <w:rsid w:val="001B1065"/>
    <w:rsid w:val="001B1C88"/>
    <w:rsid w:val="001B4320"/>
    <w:rsid w:val="001B4BA1"/>
    <w:rsid w:val="001B5BC3"/>
    <w:rsid w:val="001B5E55"/>
    <w:rsid w:val="001B7500"/>
    <w:rsid w:val="001B79A7"/>
    <w:rsid w:val="001C0A79"/>
    <w:rsid w:val="001C0E1F"/>
    <w:rsid w:val="001C0E95"/>
    <w:rsid w:val="001C213D"/>
    <w:rsid w:val="001C2823"/>
    <w:rsid w:val="001C28AD"/>
    <w:rsid w:val="001C3850"/>
    <w:rsid w:val="001C3BC2"/>
    <w:rsid w:val="001C4E97"/>
    <w:rsid w:val="001C4F39"/>
    <w:rsid w:val="001C5B5D"/>
    <w:rsid w:val="001C61D4"/>
    <w:rsid w:val="001C6FE0"/>
    <w:rsid w:val="001C7E00"/>
    <w:rsid w:val="001D0DB6"/>
    <w:rsid w:val="001D12FF"/>
    <w:rsid w:val="001D1A29"/>
    <w:rsid w:val="001D36FE"/>
    <w:rsid w:val="001D42B3"/>
    <w:rsid w:val="001D685C"/>
    <w:rsid w:val="001D7E31"/>
    <w:rsid w:val="001E07B4"/>
    <w:rsid w:val="001E270D"/>
    <w:rsid w:val="001E2749"/>
    <w:rsid w:val="001E2FD5"/>
    <w:rsid w:val="001E4CC2"/>
    <w:rsid w:val="001E535E"/>
    <w:rsid w:val="001E53C5"/>
    <w:rsid w:val="001E56B4"/>
    <w:rsid w:val="001E5B95"/>
    <w:rsid w:val="001E6276"/>
    <w:rsid w:val="001E6430"/>
    <w:rsid w:val="001E76DE"/>
    <w:rsid w:val="001E7F67"/>
    <w:rsid w:val="001F0BB3"/>
    <w:rsid w:val="001F143D"/>
    <w:rsid w:val="001F19BD"/>
    <w:rsid w:val="001F1C71"/>
    <w:rsid w:val="001F2367"/>
    <w:rsid w:val="001F3DD7"/>
    <w:rsid w:val="001F3E26"/>
    <w:rsid w:val="001F44BF"/>
    <w:rsid w:val="001F5E27"/>
    <w:rsid w:val="001F5F34"/>
    <w:rsid w:val="001F66BD"/>
    <w:rsid w:val="001F6D84"/>
    <w:rsid w:val="0020000E"/>
    <w:rsid w:val="00200835"/>
    <w:rsid w:val="00200F21"/>
    <w:rsid w:val="002010AF"/>
    <w:rsid w:val="00201555"/>
    <w:rsid w:val="00202B8D"/>
    <w:rsid w:val="00204163"/>
    <w:rsid w:val="002043EF"/>
    <w:rsid w:val="002057A6"/>
    <w:rsid w:val="00205DF5"/>
    <w:rsid w:val="00206244"/>
    <w:rsid w:val="00206387"/>
    <w:rsid w:val="00206D6B"/>
    <w:rsid w:val="00210E17"/>
    <w:rsid w:val="00211BEB"/>
    <w:rsid w:val="00212570"/>
    <w:rsid w:val="00212AD0"/>
    <w:rsid w:val="00212F9B"/>
    <w:rsid w:val="002154BA"/>
    <w:rsid w:val="00216096"/>
    <w:rsid w:val="00216BDF"/>
    <w:rsid w:val="00216CE2"/>
    <w:rsid w:val="00216FC4"/>
    <w:rsid w:val="00217839"/>
    <w:rsid w:val="00220B09"/>
    <w:rsid w:val="002213A3"/>
    <w:rsid w:val="00222C57"/>
    <w:rsid w:val="00223A15"/>
    <w:rsid w:val="00224064"/>
    <w:rsid w:val="00224CD0"/>
    <w:rsid w:val="00225268"/>
    <w:rsid w:val="0022547E"/>
    <w:rsid w:val="002258EB"/>
    <w:rsid w:val="00227CDB"/>
    <w:rsid w:val="00227FC7"/>
    <w:rsid w:val="002323E9"/>
    <w:rsid w:val="00232416"/>
    <w:rsid w:val="0023422A"/>
    <w:rsid w:val="00234E1E"/>
    <w:rsid w:val="00235A9F"/>
    <w:rsid w:val="0024017A"/>
    <w:rsid w:val="002420A1"/>
    <w:rsid w:val="0024227C"/>
    <w:rsid w:val="00242C46"/>
    <w:rsid w:val="00242F59"/>
    <w:rsid w:val="00243108"/>
    <w:rsid w:val="00243B24"/>
    <w:rsid w:val="00243D1B"/>
    <w:rsid w:val="0024682F"/>
    <w:rsid w:val="00246C20"/>
    <w:rsid w:val="0024728F"/>
    <w:rsid w:val="002502BA"/>
    <w:rsid w:val="00251320"/>
    <w:rsid w:val="00251E29"/>
    <w:rsid w:val="00251F47"/>
    <w:rsid w:val="002520D8"/>
    <w:rsid w:val="00252E22"/>
    <w:rsid w:val="00253CA1"/>
    <w:rsid w:val="00253F7B"/>
    <w:rsid w:val="00253FF8"/>
    <w:rsid w:val="00254B2B"/>
    <w:rsid w:val="00255D7B"/>
    <w:rsid w:val="00255F5E"/>
    <w:rsid w:val="0025779B"/>
    <w:rsid w:val="0025797E"/>
    <w:rsid w:val="00260263"/>
    <w:rsid w:val="0026031D"/>
    <w:rsid w:val="002605B0"/>
    <w:rsid w:val="00260E9A"/>
    <w:rsid w:val="00261881"/>
    <w:rsid w:val="00261988"/>
    <w:rsid w:val="002632EE"/>
    <w:rsid w:val="00264127"/>
    <w:rsid w:val="002646C4"/>
    <w:rsid w:val="0026729D"/>
    <w:rsid w:val="00267809"/>
    <w:rsid w:val="00270B94"/>
    <w:rsid w:val="00273225"/>
    <w:rsid w:val="00275D21"/>
    <w:rsid w:val="0027658C"/>
    <w:rsid w:val="002765BB"/>
    <w:rsid w:val="002766F0"/>
    <w:rsid w:val="0027722C"/>
    <w:rsid w:val="00280F5D"/>
    <w:rsid w:val="0028240A"/>
    <w:rsid w:val="002826AD"/>
    <w:rsid w:val="00283D33"/>
    <w:rsid w:val="002856B1"/>
    <w:rsid w:val="00285B02"/>
    <w:rsid w:val="002860C2"/>
    <w:rsid w:val="002902F5"/>
    <w:rsid w:val="0029147C"/>
    <w:rsid w:val="0029148F"/>
    <w:rsid w:val="002938C3"/>
    <w:rsid w:val="00294E3F"/>
    <w:rsid w:val="00295B77"/>
    <w:rsid w:val="00296EB3"/>
    <w:rsid w:val="00297051"/>
    <w:rsid w:val="002978CF"/>
    <w:rsid w:val="002A1EE0"/>
    <w:rsid w:val="002A3831"/>
    <w:rsid w:val="002A3CFF"/>
    <w:rsid w:val="002A3F17"/>
    <w:rsid w:val="002A6207"/>
    <w:rsid w:val="002A6B16"/>
    <w:rsid w:val="002A6C88"/>
    <w:rsid w:val="002A70BE"/>
    <w:rsid w:val="002B0455"/>
    <w:rsid w:val="002B199E"/>
    <w:rsid w:val="002B1FF2"/>
    <w:rsid w:val="002B2578"/>
    <w:rsid w:val="002B30E3"/>
    <w:rsid w:val="002B411B"/>
    <w:rsid w:val="002B435C"/>
    <w:rsid w:val="002B4BE1"/>
    <w:rsid w:val="002B536E"/>
    <w:rsid w:val="002B60D3"/>
    <w:rsid w:val="002B71F0"/>
    <w:rsid w:val="002B7D39"/>
    <w:rsid w:val="002C3006"/>
    <w:rsid w:val="002C3E33"/>
    <w:rsid w:val="002C46F9"/>
    <w:rsid w:val="002C60A4"/>
    <w:rsid w:val="002C6364"/>
    <w:rsid w:val="002C6F13"/>
    <w:rsid w:val="002C73A3"/>
    <w:rsid w:val="002D1B54"/>
    <w:rsid w:val="002D2148"/>
    <w:rsid w:val="002D2DAE"/>
    <w:rsid w:val="002D3D61"/>
    <w:rsid w:val="002D4A1C"/>
    <w:rsid w:val="002D55BD"/>
    <w:rsid w:val="002D6282"/>
    <w:rsid w:val="002D72F9"/>
    <w:rsid w:val="002E1268"/>
    <w:rsid w:val="002E1684"/>
    <w:rsid w:val="002E1A5D"/>
    <w:rsid w:val="002E2594"/>
    <w:rsid w:val="002E351A"/>
    <w:rsid w:val="002E36DD"/>
    <w:rsid w:val="002E39D9"/>
    <w:rsid w:val="002E4736"/>
    <w:rsid w:val="002E4743"/>
    <w:rsid w:val="002E526B"/>
    <w:rsid w:val="002E6793"/>
    <w:rsid w:val="002E708E"/>
    <w:rsid w:val="002E7FEC"/>
    <w:rsid w:val="002F0C25"/>
    <w:rsid w:val="002F1CCE"/>
    <w:rsid w:val="002F1D4A"/>
    <w:rsid w:val="002F3793"/>
    <w:rsid w:val="002F39D1"/>
    <w:rsid w:val="002F3A78"/>
    <w:rsid w:val="002F4387"/>
    <w:rsid w:val="002F53F8"/>
    <w:rsid w:val="002F553C"/>
    <w:rsid w:val="002F6045"/>
    <w:rsid w:val="002F6BD9"/>
    <w:rsid w:val="002F7113"/>
    <w:rsid w:val="002F7A24"/>
    <w:rsid w:val="00300724"/>
    <w:rsid w:val="00300ED4"/>
    <w:rsid w:val="00301BB8"/>
    <w:rsid w:val="003020F0"/>
    <w:rsid w:val="0030429F"/>
    <w:rsid w:val="00305251"/>
    <w:rsid w:val="0030583D"/>
    <w:rsid w:val="0030587D"/>
    <w:rsid w:val="00305C27"/>
    <w:rsid w:val="00306841"/>
    <w:rsid w:val="00307249"/>
    <w:rsid w:val="00307298"/>
    <w:rsid w:val="00307D0F"/>
    <w:rsid w:val="00313E69"/>
    <w:rsid w:val="00315B6A"/>
    <w:rsid w:val="00315BB6"/>
    <w:rsid w:val="00315E6A"/>
    <w:rsid w:val="003168B0"/>
    <w:rsid w:val="00316AFA"/>
    <w:rsid w:val="00317E93"/>
    <w:rsid w:val="00317FA8"/>
    <w:rsid w:val="00320E7E"/>
    <w:rsid w:val="0032113C"/>
    <w:rsid w:val="00322D14"/>
    <w:rsid w:val="0032361D"/>
    <w:rsid w:val="0032435B"/>
    <w:rsid w:val="00324826"/>
    <w:rsid w:val="00324BC7"/>
    <w:rsid w:val="003261CA"/>
    <w:rsid w:val="00326C26"/>
    <w:rsid w:val="00327A9C"/>
    <w:rsid w:val="0033052E"/>
    <w:rsid w:val="00330762"/>
    <w:rsid w:val="0033107E"/>
    <w:rsid w:val="00331719"/>
    <w:rsid w:val="00331A86"/>
    <w:rsid w:val="003325D4"/>
    <w:rsid w:val="0033295F"/>
    <w:rsid w:val="00334641"/>
    <w:rsid w:val="00334EE7"/>
    <w:rsid w:val="00335391"/>
    <w:rsid w:val="00335C6A"/>
    <w:rsid w:val="0033699C"/>
    <w:rsid w:val="00336F81"/>
    <w:rsid w:val="00337686"/>
    <w:rsid w:val="0034119A"/>
    <w:rsid w:val="00341953"/>
    <w:rsid w:val="00343128"/>
    <w:rsid w:val="003433B6"/>
    <w:rsid w:val="00343544"/>
    <w:rsid w:val="00343D05"/>
    <w:rsid w:val="00344A5F"/>
    <w:rsid w:val="00344E12"/>
    <w:rsid w:val="0034505A"/>
    <w:rsid w:val="00345661"/>
    <w:rsid w:val="0035078D"/>
    <w:rsid w:val="00350945"/>
    <w:rsid w:val="00352DDD"/>
    <w:rsid w:val="003534DE"/>
    <w:rsid w:val="00356B81"/>
    <w:rsid w:val="00357545"/>
    <w:rsid w:val="00361124"/>
    <w:rsid w:val="0036117C"/>
    <w:rsid w:val="00361A9C"/>
    <w:rsid w:val="00361BA9"/>
    <w:rsid w:val="00362559"/>
    <w:rsid w:val="00362D6A"/>
    <w:rsid w:val="0036602D"/>
    <w:rsid w:val="00366088"/>
    <w:rsid w:val="00366499"/>
    <w:rsid w:val="00366AE3"/>
    <w:rsid w:val="003674E5"/>
    <w:rsid w:val="00367A43"/>
    <w:rsid w:val="00367F76"/>
    <w:rsid w:val="003703A1"/>
    <w:rsid w:val="00371246"/>
    <w:rsid w:val="00371602"/>
    <w:rsid w:val="0037244E"/>
    <w:rsid w:val="003773FF"/>
    <w:rsid w:val="00377DC6"/>
    <w:rsid w:val="00377F0E"/>
    <w:rsid w:val="00381269"/>
    <w:rsid w:val="003820B2"/>
    <w:rsid w:val="0038212C"/>
    <w:rsid w:val="003822EE"/>
    <w:rsid w:val="003825CE"/>
    <w:rsid w:val="003825F8"/>
    <w:rsid w:val="003836D2"/>
    <w:rsid w:val="003838FD"/>
    <w:rsid w:val="00383A23"/>
    <w:rsid w:val="00384AA3"/>
    <w:rsid w:val="0038543B"/>
    <w:rsid w:val="00385897"/>
    <w:rsid w:val="00386142"/>
    <w:rsid w:val="003871BB"/>
    <w:rsid w:val="00387237"/>
    <w:rsid w:val="00387670"/>
    <w:rsid w:val="00391170"/>
    <w:rsid w:val="0039126C"/>
    <w:rsid w:val="003920C4"/>
    <w:rsid w:val="003936C6"/>
    <w:rsid w:val="00393DB4"/>
    <w:rsid w:val="00394941"/>
    <w:rsid w:val="003952CC"/>
    <w:rsid w:val="00395768"/>
    <w:rsid w:val="003958C9"/>
    <w:rsid w:val="003969AF"/>
    <w:rsid w:val="0039715C"/>
    <w:rsid w:val="00397683"/>
    <w:rsid w:val="003A167E"/>
    <w:rsid w:val="003A30E0"/>
    <w:rsid w:val="003A3775"/>
    <w:rsid w:val="003A4137"/>
    <w:rsid w:val="003A5504"/>
    <w:rsid w:val="003A69E2"/>
    <w:rsid w:val="003A6F34"/>
    <w:rsid w:val="003A71BE"/>
    <w:rsid w:val="003B175B"/>
    <w:rsid w:val="003B315E"/>
    <w:rsid w:val="003B4858"/>
    <w:rsid w:val="003B7D9F"/>
    <w:rsid w:val="003C065B"/>
    <w:rsid w:val="003C0B7B"/>
    <w:rsid w:val="003C0BEA"/>
    <w:rsid w:val="003C10FB"/>
    <w:rsid w:val="003C1327"/>
    <w:rsid w:val="003C270C"/>
    <w:rsid w:val="003C2D6C"/>
    <w:rsid w:val="003C348D"/>
    <w:rsid w:val="003C5ED7"/>
    <w:rsid w:val="003C6185"/>
    <w:rsid w:val="003C739C"/>
    <w:rsid w:val="003C7862"/>
    <w:rsid w:val="003C7888"/>
    <w:rsid w:val="003D001B"/>
    <w:rsid w:val="003D1396"/>
    <w:rsid w:val="003D166B"/>
    <w:rsid w:val="003D29D2"/>
    <w:rsid w:val="003D35F3"/>
    <w:rsid w:val="003D393A"/>
    <w:rsid w:val="003D3BA2"/>
    <w:rsid w:val="003D3DA4"/>
    <w:rsid w:val="003D4B9E"/>
    <w:rsid w:val="003D50C2"/>
    <w:rsid w:val="003D664D"/>
    <w:rsid w:val="003D671A"/>
    <w:rsid w:val="003D739E"/>
    <w:rsid w:val="003D7B7C"/>
    <w:rsid w:val="003D7D9C"/>
    <w:rsid w:val="003E040C"/>
    <w:rsid w:val="003E076B"/>
    <w:rsid w:val="003E0813"/>
    <w:rsid w:val="003E11C4"/>
    <w:rsid w:val="003E1C96"/>
    <w:rsid w:val="003E1DB5"/>
    <w:rsid w:val="003E33B4"/>
    <w:rsid w:val="003E537D"/>
    <w:rsid w:val="003E59A1"/>
    <w:rsid w:val="003E5C53"/>
    <w:rsid w:val="003E62CD"/>
    <w:rsid w:val="003E7A80"/>
    <w:rsid w:val="003E7D54"/>
    <w:rsid w:val="003F1965"/>
    <w:rsid w:val="003F2353"/>
    <w:rsid w:val="003F2B66"/>
    <w:rsid w:val="003F366E"/>
    <w:rsid w:val="003F3F7C"/>
    <w:rsid w:val="003F4946"/>
    <w:rsid w:val="003F6515"/>
    <w:rsid w:val="003F67ED"/>
    <w:rsid w:val="00401CE2"/>
    <w:rsid w:val="004028A7"/>
    <w:rsid w:val="00402CE6"/>
    <w:rsid w:val="00403DDE"/>
    <w:rsid w:val="00404298"/>
    <w:rsid w:val="00404709"/>
    <w:rsid w:val="00405C6E"/>
    <w:rsid w:val="00407DE4"/>
    <w:rsid w:val="00407E10"/>
    <w:rsid w:val="004115B3"/>
    <w:rsid w:val="00411621"/>
    <w:rsid w:val="00412E6D"/>
    <w:rsid w:val="00413981"/>
    <w:rsid w:val="00413CE2"/>
    <w:rsid w:val="004152CE"/>
    <w:rsid w:val="00416167"/>
    <w:rsid w:val="0041662E"/>
    <w:rsid w:val="004168B2"/>
    <w:rsid w:val="00416E82"/>
    <w:rsid w:val="00417508"/>
    <w:rsid w:val="004218D4"/>
    <w:rsid w:val="00421C92"/>
    <w:rsid w:val="00421E05"/>
    <w:rsid w:val="004222A3"/>
    <w:rsid w:val="00422474"/>
    <w:rsid w:val="00423305"/>
    <w:rsid w:val="0042349B"/>
    <w:rsid w:val="00424DD3"/>
    <w:rsid w:val="00425879"/>
    <w:rsid w:val="00425F01"/>
    <w:rsid w:val="0042777B"/>
    <w:rsid w:val="00427BD0"/>
    <w:rsid w:val="00427C14"/>
    <w:rsid w:val="00430C65"/>
    <w:rsid w:val="00430E95"/>
    <w:rsid w:val="004317EE"/>
    <w:rsid w:val="00431B8D"/>
    <w:rsid w:val="00432DBB"/>
    <w:rsid w:val="00433C89"/>
    <w:rsid w:val="00433D7E"/>
    <w:rsid w:val="00433EEE"/>
    <w:rsid w:val="00434326"/>
    <w:rsid w:val="004344ED"/>
    <w:rsid w:val="00434BB1"/>
    <w:rsid w:val="00434DCB"/>
    <w:rsid w:val="00436A0A"/>
    <w:rsid w:val="00436CF0"/>
    <w:rsid w:val="00437037"/>
    <w:rsid w:val="00437CA8"/>
    <w:rsid w:val="00440E29"/>
    <w:rsid w:val="00441232"/>
    <w:rsid w:val="00441B80"/>
    <w:rsid w:val="004428BD"/>
    <w:rsid w:val="00443595"/>
    <w:rsid w:val="0044477D"/>
    <w:rsid w:val="00444D7A"/>
    <w:rsid w:val="00445E53"/>
    <w:rsid w:val="00446FBF"/>
    <w:rsid w:val="0045034D"/>
    <w:rsid w:val="00450411"/>
    <w:rsid w:val="00451A4E"/>
    <w:rsid w:val="00453FBF"/>
    <w:rsid w:val="00454181"/>
    <w:rsid w:val="00454415"/>
    <w:rsid w:val="00457BCB"/>
    <w:rsid w:val="00457E1F"/>
    <w:rsid w:val="00460D17"/>
    <w:rsid w:val="004616B2"/>
    <w:rsid w:val="00462374"/>
    <w:rsid w:val="004631E0"/>
    <w:rsid w:val="0046345E"/>
    <w:rsid w:val="004637E5"/>
    <w:rsid w:val="00467212"/>
    <w:rsid w:val="004679FE"/>
    <w:rsid w:val="00470959"/>
    <w:rsid w:val="00472FEC"/>
    <w:rsid w:val="00473DEB"/>
    <w:rsid w:val="00474108"/>
    <w:rsid w:val="00474A07"/>
    <w:rsid w:val="004760B6"/>
    <w:rsid w:val="004764A2"/>
    <w:rsid w:val="00477D03"/>
    <w:rsid w:val="004812B8"/>
    <w:rsid w:val="004813A1"/>
    <w:rsid w:val="0048322D"/>
    <w:rsid w:val="00483420"/>
    <w:rsid w:val="00483450"/>
    <w:rsid w:val="00483635"/>
    <w:rsid w:val="00483881"/>
    <w:rsid w:val="004849A0"/>
    <w:rsid w:val="00484D9F"/>
    <w:rsid w:val="00486EDC"/>
    <w:rsid w:val="004872CB"/>
    <w:rsid w:val="004900F7"/>
    <w:rsid w:val="00490190"/>
    <w:rsid w:val="00490888"/>
    <w:rsid w:val="00492390"/>
    <w:rsid w:val="00493659"/>
    <w:rsid w:val="00493850"/>
    <w:rsid w:val="00494824"/>
    <w:rsid w:val="00494B5F"/>
    <w:rsid w:val="00494C96"/>
    <w:rsid w:val="004950FB"/>
    <w:rsid w:val="00495B8A"/>
    <w:rsid w:val="00495E18"/>
    <w:rsid w:val="00497832"/>
    <w:rsid w:val="004A3334"/>
    <w:rsid w:val="004A3B04"/>
    <w:rsid w:val="004B01DB"/>
    <w:rsid w:val="004B066C"/>
    <w:rsid w:val="004B06B4"/>
    <w:rsid w:val="004B0908"/>
    <w:rsid w:val="004B10FD"/>
    <w:rsid w:val="004B1F12"/>
    <w:rsid w:val="004B2385"/>
    <w:rsid w:val="004B2BE8"/>
    <w:rsid w:val="004B5A77"/>
    <w:rsid w:val="004C1BA6"/>
    <w:rsid w:val="004C23EC"/>
    <w:rsid w:val="004C26C7"/>
    <w:rsid w:val="004C372F"/>
    <w:rsid w:val="004C5DB9"/>
    <w:rsid w:val="004C6046"/>
    <w:rsid w:val="004C62B4"/>
    <w:rsid w:val="004C68D3"/>
    <w:rsid w:val="004C6A46"/>
    <w:rsid w:val="004C7DED"/>
    <w:rsid w:val="004D13CA"/>
    <w:rsid w:val="004D21FE"/>
    <w:rsid w:val="004D3610"/>
    <w:rsid w:val="004D383B"/>
    <w:rsid w:val="004D3C1E"/>
    <w:rsid w:val="004D409A"/>
    <w:rsid w:val="004D53AF"/>
    <w:rsid w:val="004D53D5"/>
    <w:rsid w:val="004D54C9"/>
    <w:rsid w:val="004D5F65"/>
    <w:rsid w:val="004D65D2"/>
    <w:rsid w:val="004D6E80"/>
    <w:rsid w:val="004E04E3"/>
    <w:rsid w:val="004E2970"/>
    <w:rsid w:val="004E3098"/>
    <w:rsid w:val="004E434C"/>
    <w:rsid w:val="004E55B8"/>
    <w:rsid w:val="004E55F7"/>
    <w:rsid w:val="004E65BC"/>
    <w:rsid w:val="004E68FB"/>
    <w:rsid w:val="004E77B2"/>
    <w:rsid w:val="004E7CB4"/>
    <w:rsid w:val="004E7D65"/>
    <w:rsid w:val="004F0D48"/>
    <w:rsid w:val="004F0E9C"/>
    <w:rsid w:val="004F2AA7"/>
    <w:rsid w:val="004F3B39"/>
    <w:rsid w:val="004F4733"/>
    <w:rsid w:val="004F527A"/>
    <w:rsid w:val="00503A63"/>
    <w:rsid w:val="005041FB"/>
    <w:rsid w:val="005044B4"/>
    <w:rsid w:val="0050490D"/>
    <w:rsid w:val="0050679E"/>
    <w:rsid w:val="00510AD8"/>
    <w:rsid w:val="00511258"/>
    <w:rsid w:val="005133FD"/>
    <w:rsid w:val="00513870"/>
    <w:rsid w:val="00514DB0"/>
    <w:rsid w:val="00514FE6"/>
    <w:rsid w:val="0051609D"/>
    <w:rsid w:val="00516E78"/>
    <w:rsid w:val="00517831"/>
    <w:rsid w:val="00517AD2"/>
    <w:rsid w:val="005219F3"/>
    <w:rsid w:val="00521C3A"/>
    <w:rsid w:val="0052214D"/>
    <w:rsid w:val="005229D6"/>
    <w:rsid w:val="0052489D"/>
    <w:rsid w:val="00524D41"/>
    <w:rsid w:val="0052515A"/>
    <w:rsid w:val="005253EA"/>
    <w:rsid w:val="005255F6"/>
    <w:rsid w:val="00525C23"/>
    <w:rsid w:val="005263E4"/>
    <w:rsid w:val="00527A51"/>
    <w:rsid w:val="00527BEA"/>
    <w:rsid w:val="00530304"/>
    <w:rsid w:val="0053219E"/>
    <w:rsid w:val="00532559"/>
    <w:rsid w:val="0053399F"/>
    <w:rsid w:val="00533A21"/>
    <w:rsid w:val="00534182"/>
    <w:rsid w:val="005356B0"/>
    <w:rsid w:val="00536260"/>
    <w:rsid w:val="00540092"/>
    <w:rsid w:val="00540C56"/>
    <w:rsid w:val="00540F75"/>
    <w:rsid w:val="005411B4"/>
    <w:rsid w:val="0054145B"/>
    <w:rsid w:val="005414DB"/>
    <w:rsid w:val="00542CD3"/>
    <w:rsid w:val="00543006"/>
    <w:rsid w:val="00543843"/>
    <w:rsid w:val="00544E8A"/>
    <w:rsid w:val="005465E3"/>
    <w:rsid w:val="00547E19"/>
    <w:rsid w:val="00547F30"/>
    <w:rsid w:val="0055209D"/>
    <w:rsid w:val="00552326"/>
    <w:rsid w:val="0055233E"/>
    <w:rsid w:val="005530D8"/>
    <w:rsid w:val="005530F1"/>
    <w:rsid w:val="0055371E"/>
    <w:rsid w:val="00553BDB"/>
    <w:rsid w:val="005541FB"/>
    <w:rsid w:val="005566A6"/>
    <w:rsid w:val="00557049"/>
    <w:rsid w:val="00557063"/>
    <w:rsid w:val="0056042B"/>
    <w:rsid w:val="005605D4"/>
    <w:rsid w:val="00561244"/>
    <w:rsid w:val="005635E5"/>
    <w:rsid w:val="005640AC"/>
    <w:rsid w:val="00564B71"/>
    <w:rsid w:val="00566CFB"/>
    <w:rsid w:val="00566FD1"/>
    <w:rsid w:val="005675B1"/>
    <w:rsid w:val="00570777"/>
    <w:rsid w:val="00570EBB"/>
    <w:rsid w:val="005766E0"/>
    <w:rsid w:val="005773AD"/>
    <w:rsid w:val="00577651"/>
    <w:rsid w:val="00577E76"/>
    <w:rsid w:val="00580092"/>
    <w:rsid w:val="00580E96"/>
    <w:rsid w:val="00581276"/>
    <w:rsid w:val="005812F8"/>
    <w:rsid w:val="0058164F"/>
    <w:rsid w:val="005826CA"/>
    <w:rsid w:val="00582C85"/>
    <w:rsid w:val="00591521"/>
    <w:rsid w:val="005922D7"/>
    <w:rsid w:val="00593932"/>
    <w:rsid w:val="00593952"/>
    <w:rsid w:val="00593A36"/>
    <w:rsid w:val="00593DEB"/>
    <w:rsid w:val="00596A32"/>
    <w:rsid w:val="00596AEE"/>
    <w:rsid w:val="005976B7"/>
    <w:rsid w:val="005A1482"/>
    <w:rsid w:val="005A2AFC"/>
    <w:rsid w:val="005A2C30"/>
    <w:rsid w:val="005A3DF3"/>
    <w:rsid w:val="005A436D"/>
    <w:rsid w:val="005A44E7"/>
    <w:rsid w:val="005A559A"/>
    <w:rsid w:val="005A5EF8"/>
    <w:rsid w:val="005A6758"/>
    <w:rsid w:val="005A73DC"/>
    <w:rsid w:val="005A749E"/>
    <w:rsid w:val="005A7C4B"/>
    <w:rsid w:val="005B043C"/>
    <w:rsid w:val="005B27E9"/>
    <w:rsid w:val="005B314B"/>
    <w:rsid w:val="005B37E1"/>
    <w:rsid w:val="005B3FF9"/>
    <w:rsid w:val="005B47EA"/>
    <w:rsid w:val="005B49F9"/>
    <w:rsid w:val="005B5203"/>
    <w:rsid w:val="005B526A"/>
    <w:rsid w:val="005B5FC3"/>
    <w:rsid w:val="005B655B"/>
    <w:rsid w:val="005B66F5"/>
    <w:rsid w:val="005B6835"/>
    <w:rsid w:val="005C138B"/>
    <w:rsid w:val="005C22C1"/>
    <w:rsid w:val="005C2C3A"/>
    <w:rsid w:val="005C3866"/>
    <w:rsid w:val="005C4B31"/>
    <w:rsid w:val="005C598F"/>
    <w:rsid w:val="005C70A4"/>
    <w:rsid w:val="005D043D"/>
    <w:rsid w:val="005D0722"/>
    <w:rsid w:val="005D0E5D"/>
    <w:rsid w:val="005D10D6"/>
    <w:rsid w:val="005D185A"/>
    <w:rsid w:val="005D254A"/>
    <w:rsid w:val="005D29E5"/>
    <w:rsid w:val="005D387F"/>
    <w:rsid w:val="005D498D"/>
    <w:rsid w:val="005D4D23"/>
    <w:rsid w:val="005D5714"/>
    <w:rsid w:val="005D59A1"/>
    <w:rsid w:val="005D627A"/>
    <w:rsid w:val="005D78D8"/>
    <w:rsid w:val="005E0C50"/>
    <w:rsid w:val="005E2613"/>
    <w:rsid w:val="005E38B6"/>
    <w:rsid w:val="005E489B"/>
    <w:rsid w:val="005E48A1"/>
    <w:rsid w:val="005E5920"/>
    <w:rsid w:val="005E7CB3"/>
    <w:rsid w:val="005F023E"/>
    <w:rsid w:val="005F307D"/>
    <w:rsid w:val="005F3E7C"/>
    <w:rsid w:val="005F4D19"/>
    <w:rsid w:val="005F528A"/>
    <w:rsid w:val="005F70B3"/>
    <w:rsid w:val="005F78C9"/>
    <w:rsid w:val="006000D1"/>
    <w:rsid w:val="00600A63"/>
    <w:rsid w:val="00600F74"/>
    <w:rsid w:val="00601109"/>
    <w:rsid w:val="00601D07"/>
    <w:rsid w:val="00601DC1"/>
    <w:rsid w:val="00602FA7"/>
    <w:rsid w:val="006038A0"/>
    <w:rsid w:val="00604C1D"/>
    <w:rsid w:val="0060580D"/>
    <w:rsid w:val="00605BE9"/>
    <w:rsid w:val="00606515"/>
    <w:rsid w:val="006069F8"/>
    <w:rsid w:val="00607859"/>
    <w:rsid w:val="00607C3B"/>
    <w:rsid w:val="00611115"/>
    <w:rsid w:val="0061287D"/>
    <w:rsid w:val="00613256"/>
    <w:rsid w:val="00613AEC"/>
    <w:rsid w:val="006167BC"/>
    <w:rsid w:val="00621F36"/>
    <w:rsid w:val="00624980"/>
    <w:rsid w:val="00626796"/>
    <w:rsid w:val="00627380"/>
    <w:rsid w:val="006277E4"/>
    <w:rsid w:val="00630B94"/>
    <w:rsid w:val="00630E26"/>
    <w:rsid w:val="00631CC9"/>
    <w:rsid w:val="0063226C"/>
    <w:rsid w:val="00632755"/>
    <w:rsid w:val="006330B1"/>
    <w:rsid w:val="00635AC3"/>
    <w:rsid w:val="006367D6"/>
    <w:rsid w:val="00637A21"/>
    <w:rsid w:val="0064022E"/>
    <w:rsid w:val="00640991"/>
    <w:rsid w:val="00640F07"/>
    <w:rsid w:val="00641114"/>
    <w:rsid w:val="00641D34"/>
    <w:rsid w:val="00642555"/>
    <w:rsid w:val="00642745"/>
    <w:rsid w:val="00643048"/>
    <w:rsid w:val="00643CBA"/>
    <w:rsid w:val="00644200"/>
    <w:rsid w:val="00644418"/>
    <w:rsid w:val="00645338"/>
    <w:rsid w:val="00645482"/>
    <w:rsid w:val="00645F3B"/>
    <w:rsid w:val="006460BA"/>
    <w:rsid w:val="00646420"/>
    <w:rsid w:val="00647A3A"/>
    <w:rsid w:val="00650921"/>
    <w:rsid w:val="00650E30"/>
    <w:rsid w:val="00651718"/>
    <w:rsid w:val="00651BB7"/>
    <w:rsid w:val="00652F6E"/>
    <w:rsid w:val="00653B94"/>
    <w:rsid w:val="00653F31"/>
    <w:rsid w:val="006554DA"/>
    <w:rsid w:val="0065609B"/>
    <w:rsid w:val="006562A1"/>
    <w:rsid w:val="0065641E"/>
    <w:rsid w:val="006577CB"/>
    <w:rsid w:val="00657A9A"/>
    <w:rsid w:val="006616C4"/>
    <w:rsid w:val="00661DC2"/>
    <w:rsid w:val="00664329"/>
    <w:rsid w:val="0066488D"/>
    <w:rsid w:val="00664FB9"/>
    <w:rsid w:val="00665776"/>
    <w:rsid w:val="006659C0"/>
    <w:rsid w:val="0066664B"/>
    <w:rsid w:val="00671266"/>
    <w:rsid w:val="00671F76"/>
    <w:rsid w:val="0067261C"/>
    <w:rsid w:val="0067283B"/>
    <w:rsid w:val="00672F06"/>
    <w:rsid w:val="00674F7A"/>
    <w:rsid w:val="00675E63"/>
    <w:rsid w:val="00675EB6"/>
    <w:rsid w:val="006769FD"/>
    <w:rsid w:val="00676A0D"/>
    <w:rsid w:val="006770CA"/>
    <w:rsid w:val="0067776C"/>
    <w:rsid w:val="006802F7"/>
    <w:rsid w:val="00680518"/>
    <w:rsid w:val="00680C7A"/>
    <w:rsid w:val="00681E9D"/>
    <w:rsid w:val="00682BF1"/>
    <w:rsid w:val="00682D3A"/>
    <w:rsid w:val="0068382B"/>
    <w:rsid w:val="00683B29"/>
    <w:rsid w:val="006848AD"/>
    <w:rsid w:val="00685F7D"/>
    <w:rsid w:val="00687FBB"/>
    <w:rsid w:val="006901E0"/>
    <w:rsid w:val="0069092E"/>
    <w:rsid w:val="006929E5"/>
    <w:rsid w:val="00692DA3"/>
    <w:rsid w:val="00692F1B"/>
    <w:rsid w:val="00694289"/>
    <w:rsid w:val="006944E6"/>
    <w:rsid w:val="00695800"/>
    <w:rsid w:val="006961C2"/>
    <w:rsid w:val="006963DE"/>
    <w:rsid w:val="00696F30"/>
    <w:rsid w:val="00697D00"/>
    <w:rsid w:val="00697D97"/>
    <w:rsid w:val="006A1C2F"/>
    <w:rsid w:val="006A1D0E"/>
    <w:rsid w:val="006A4159"/>
    <w:rsid w:val="006A535E"/>
    <w:rsid w:val="006A64C7"/>
    <w:rsid w:val="006A67A7"/>
    <w:rsid w:val="006A75E4"/>
    <w:rsid w:val="006A7DAC"/>
    <w:rsid w:val="006A7EED"/>
    <w:rsid w:val="006B0C62"/>
    <w:rsid w:val="006B11CE"/>
    <w:rsid w:val="006B1EF6"/>
    <w:rsid w:val="006B1FF0"/>
    <w:rsid w:val="006B21BD"/>
    <w:rsid w:val="006B2C19"/>
    <w:rsid w:val="006B4CE7"/>
    <w:rsid w:val="006B599F"/>
    <w:rsid w:val="006B66F0"/>
    <w:rsid w:val="006B7C22"/>
    <w:rsid w:val="006C09A7"/>
    <w:rsid w:val="006C09C4"/>
    <w:rsid w:val="006C1612"/>
    <w:rsid w:val="006C27A8"/>
    <w:rsid w:val="006C3E82"/>
    <w:rsid w:val="006C6051"/>
    <w:rsid w:val="006C6749"/>
    <w:rsid w:val="006C7121"/>
    <w:rsid w:val="006D0A9B"/>
    <w:rsid w:val="006D0CD6"/>
    <w:rsid w:val="006D1743"/>
    <w:rsid w:val="006D2135"/>
    <w:rsid w:val="006D2369"/>
    <w:rsid w:val="006D29F8"/>
    <w:rsid w:val="006D47D4"/>
    <w:rsid w:val="006D4FE3"/>
    <w:rsid w:val="006D6040"/>
    <w:rsid w:val="006D6512"/>
    <w:rsid w:val="006D7D4D"/>
    <w:rsid w:val="006E0140"/>
    <w:rsid w:val="006E0629"/>
    <w:rsid w:val="006E12DB"/>
    <w:rsid w:val="006E1602"/>
    <w:rsid w:val="006E1958"/>
    <w:rsid w:val="006E30EA"/>
    <w:rsid w:val="006E5758"/>
    <w:rsid w:val="006E672B"/>
    <w:rsid w:val="006E6928"/>
    <w:rsid w:val="006E6A23"/>
    <w:rsid w:val="006E6BC5"/>
    <w:rsid w:val="006F023D"/>
    <w:rsid w:val="006F0EEE"/>
    <w:rsid w:val="006F0FC4"/>
    <w:rsid w:val="006F1373"/>
    <w:rsid w:val="006F1703"/>
    <w:rsid w:val="006F19CD"/>
    <w:rsid w:val="006F2597"/>
    <w:rsid w:val="006F2CC8"/>
    <w:rsid w:val="006F2F3F"/>
    <w:rsid w:val="006F3336"/>
    <w:rsid w:val="006F3AFD"/>
    <w:rsid w:val="006F49DC"/>
    <w:rsid w:val="006F5194"/>
    <w:rsid w:val="006F5F95"/>
    <w:rsid w:val="006F7654"/>
    <w:rsid w:val="00700CFF"/>
    <w:rsid w:val="00701CCF"/>
    <w:rsid w:val="00701F24"/>
    <w:rsid w:val="0070270E"/>
    <w:rsid w:val="00703923"/>
    <w:rsid w:val="007047F8"/>
    <w:rsid w:val="00706BBE"/>
    <w:rsid w:val="007076FD"/>
    <w:rsid w:val="00710A76"/>
    <w:rsid w:val="00712325"/>
    <w:rsid w:val="007123BE"/>
    <w:rsid w:val="00712FA0"/>
    <w:rsid w:val="00714A6D"/>
    <w:rsid w:val="00715953"/>
    <w:rsid w:val="00715C3B"/>
    <w:rsid w:val="007168FB"/>
    <w:rsid w:val="00716A8C"/>
    <w:rsid w:val="00716DE7"/>
    <w:rsid w:val="007173E9"/>
    <w:rsid w:val="007206E0"/>
    <w:rsid w:val="007212B9"/>
    <w:rsid w:val="007219B6"/>
    <w:rsid w:val="007232EC"/>
    <w:rsid w:val="00723343"/>
    <w:rsid w:val="0072424E"/>
    <w:rsid w:val="00725091"/>
    <w:rsid w:val="00726ACF"/>
    <w:rsid w:val="00726B21"/>
    <w:rsid w:val="00726D27"/>
    <w:rsid w:val="00726E94"/>
    <w:rsid w:val="007271F9"/>
    <w:rsid w:val="007315EE"/>
    <w:rsid w:val="00731716"/>
    <w:rsid w:val="007329B9"/>
    <w:rsid w:val="00733904"/>
    <w:rsid w:val="007346F7"/>
    <w:rsid w:val="00735739"/>
    <w:rsid w:val="00735E7D"/>
    <w:rsid w:val="00735E95"/>
    <w:rsid w:val="00735EFB"/>
    <w:rsid w:val="00737CEE"/>
    <w:rsid w:val="0074026A"/>
    <w:rsid w:val="00740342"/>
    <w:rsid w:val="007405EA"/>
    <w:rsid w:val="00741111"/>
    <w:rsid w:val="00741C80"/>
    <w:rsid w:val="0074495B"/>
    <w:rsid w:val="00744EB3"/>
    <w:rsid w:val="0074509C"/>
    <w:rsid w:val="00745DF2"/>
    <w:rsid w:val="007467EF"/>
    <w:rsid w:val="00746A5D"/>
    <w:rsid w:val="00747A3F"/>
    <w:rsid w:val="00752604"/>
    <w:rsid w:val="00752712"/>
    <w:rsid w:val="007529DB"/>
    <w:rsid w:val="007533BC"/>
    <w:rsid w:val="00753E1B"/>
    <w:rsid w:val="00755992"/>
    <w:rsid w:val="007563CC"/>
    <w:rsid w:val="007570E0"/>
    <w:rsid w:val="00757556"/>
    <w:rsid w:val="00757C73"/>
    <w:rsid w:val="00760A95"/>
    <w:rsid w:val="00761C1E"/>
    <w:rsid w:val="00761DED"/>
    <w:rsid w:val="0076233A"/>
    <w:rsid w:val="00763270"/>
    <w:rsid w:val="0076350D"/>
    <w:rsid w:val="00763D7C"/>
    <w:rsid w:val="00764091"/>
    <w:rsid w:val="00766020"/>
    <w:rsid w:val="00766DAB"/>
    <w:rsid w:val="00770BE2"/>
    <w:rsid w:val="00771031"/>
    <w:rsid w:val="00771892"/>
    <w:rsid w:val="00772F6C"/>
    <w:rsid w:val="007730C0"/>
    <w:rsid w:val="00774F6D"/>
    <w:rsid w:val="007754C9"/>
    <w:rsid w:val="007754FA"/>
    <w:rsid w:val="00777406"/>
    <w:rsid w:val="007804AA"/>
    <w:rsid w:val="00780E16"/>
    <w:rsid w:val="0078273B"/>
    <w:rsid w:val="007829D9"/>
    <w:rsid w:val="00783AC9"/>
    <w:rsid w:val="0078445A"/>
    <w:rsid w:val="00784D40"/>
    <w:rsid w:val="00784FF1"/>
    <w:rsid w:val="00785919"/>
    <w:rsid w:val="00786B05"/>
    <w:rsid w:val="00786F70"/>
    <w:rsid w:val="007875D7"/>
    <w:rsid w:val="00791105"/>
    <w:rsid w:val="007915B7"/>
    <w:rsid w:val="00791CE7"/>
    <w:rsid w:val="00792695"/>
    <w:rsid w:val="00793BE2"/>
    <w:rsid w:val="00794310"/>
    <w:rsid w:val="00794B4C"/>
    <w:rsid w:val="00794F04"/>
    <w:rsid w:val="00795A63"/>
    <w:rsid w:val="00795EF5"/>
    <w:rsid w:val="00796442"/>
    <w:rsid w:val="007978A6"/>
    <w:rsid w:val="007A0299"/>
    <w:rsid w:val="007A05B4"/>
    <w:rsid w:val="007A0D5D"/>
    <w:rsid w:val="007A1DAD"/>
    <w:rsid w:val="007A2D74"/>
    <w:rsid w:val="007A4F85"/>
    <w:rsid w:val="007A5B0F"/>
    <w:rsid w:val="007A624A"/>
    <w:rsid w:val="007B0188"/>
    <w:rsid w:val="007B0887"/>
    <w:rsid w:val="007B0CB6"/>
    <w:rsid w:val="007B190B"/>
    <w:rsid w:val="007B1A33"/>
    <w:rsid w:val="007B2BBE"/>
    <w:rsid w:val="007B2C09"/>
    <w:rsid w:val="007B3379"/>
    <w:rsid w:val="007B37D9"/>
    <w:rsid w:val="007B52FE"/>
    <w:rsid w:val="007B5860"/>
    <w:rsid w:val="007B5C1E"/>
    <w:rsid w:val="007B619F"/>
    <w:rsid w:val="007B798C"/>
    <w:rsid w:val="007B7D79"/>
    <w:rsid w:val="007C08F8"/>
    <w:rsid w:val="007C142D"/>
    <w:rsid w:val="007C2AA6"/>
    <w:rsid w:val="007C4201"/>
    <w:rsid w:val="007C4AF4"/>
    <w:rsid w:val="007C70AA"/>
    <w:rsid w:val="007C7117"/>
    <w:rsid w:val="007C7626"/>
    <w:rsid w:val="007C7A0F"/>
    <w:rsid w:val="007C7B15"/>
    <w:rsid w:val="007D059B"/>
    <w:rsid w:val="007D1624"/>
    <w:rsid w:val="007D193F"/>
    <w:rsid w:val="007D1E88"/>
    <w:rsid w:val="007D3CC4"/>
    <w:rsid w:val="007D452B"/>
    <w:rsid w:val="007D4A74"/>
    <w:rsid w:val="007D513C"/>
    <w:rsid w:val="007E06AE"/>
    <w:rsid w:val="007E1371"/>
    <w:rsid w:val="007E2757"/>
    <w:rsid w:val="007E27C2"/>
    <w:rsid w:val="007E3D4D"/>
    <w:rsid w:val="007E3E21"/>
    <w:rsid w:val="007E4DD2"/>
    <w:rsid w:val="007F02EE"/>
    <w:rsid w:val="007F1486"/>
    <w:rsid w:val="007F15CA"/>
    <w:rsid w:val="007F1EC3"/>
    <w:rsid w:val="007F1F0A"/>
    <w:rsid w:val="007F3E94"/>
    <w:rsid w:val="007F722D"/>
    <w:rsid w:val="007F780B"/>
    <w:rsid w:val="0080030C"/>
    <w:rsid w:val="00800E31"/>
    <w:rsid w:val="00801492"/>
    <w:rsid w:val="00801E5E"/>
    <w:rsid w:val="008028E2"/>
    <w:rsid w:val="00804437"/>
    <w:rsid w:val="008048DD"/>
    <w:rsid w:val="0080498D"/>
    <w:rsid w:val="00804C88"/>
    <w:rsid w:val="00805156"/>
    <w:rsid w:val="00806759"/>
    <w:rsid w:val="00807C1C"/>
    <w:rsid w:val="00807E03"/>
    <w:rsid w:val="008104DF"/>
    <w:rsid w:val="0081171E"/>
    <w:rsid w:val="0081246B"/>
    <w:rsid w:val="00813538"/>
    <w:rsid w:val="00813D5C"/>
    <w:rsid w:val="00815706"/>
    <w:rsid w:val="00815DA5"/>
    <w:rsid w:val="00820392"/>
    <w:rsid w:val="008208C1"/>
    <w:rsid w:val="008209D6"/>
    <w:rsid w:val="008215BC"/>
    <w:rsid w:val="00821992"/>
    <w:rsid w:val="00821EE7"/>
    <w:rsid w:val="008221A4"/>
    <w:rsid w:val="0082262D"/>
    <w:rsid w:val="00822704"/>
    <w:rsid w:val="008239B1"/>
    <w:rsid w:val="00824235"/>
    <w:rsid w:val="00824C29"/>
    <w:rsid w:val="008300E1"/>
    <w:rsid w:val="00831530"/>
    <w:rsid w:val="00831606"/>
    <w:rsid w:val="00831616"/>
    <w:rsid w:val="008330BA"/>
    <w:rsid w:val="008356B7"/>
    <w:rsid w:val="00836226"/>
    <w:rsid w:val="008374C4"/>
    <w:rsid w:val="00837EB9"/>
    <w:rsid w:val="00837FA7"/>
    <w:rsid w:val="00841080"/>
    <w:rsid w:val="008410B7"/>
    <w:rsid w:val="0084237C"/>
    <w:rsid w:val="008445E7"/>
    <w:rsid w:val="0084527B"/>
    <w:rsid w:val="00845609"/>
    <w:rsid w:val="00845950"/>
    <w:rsid w:val="00845EEE"/>
    <w:rsid w:val="00847A28"/>
    <w:rsid w:val="00851974"/>
    <w:rsid w:val="008528BB"/>
    <w:rsid w:val="008539F9"/>
    <w:rsid w:val="0085412D"/>
    <w:rsid w:val="00854CE9"/>
    <w:rsid w:val="008559B6"/>
    <w:rsid w:val="0085793D"/>
    <w:rsid w:val="00857CC3"/>
    <w:rsid w:val="008602E7"/>
    <w:rsid w:val="00861B8F"/>
    <w:rsid w:val="00861C8A"/>
    <w:rsid w:val="00864A97"/>
    <w:rsid w:val="00865E99"/>
    <w:rsid w:val="00866855"/>
    <w:rsid w:val="00874572"/>
    <w:rsid w:val="008758C6"/>
    <w:rsid w:val="0087650A"/>
    <w:rsid w:val="00877784"/>
    <w:rsid w:val="00880CFE"/>
    <w:rsid w:val="008829BC"/>
    <w:rsid w:val="00883989"/>
    <w:rsid w:val="00884328"/>
    <w:rsid w:val="00885324"/>
    <w:rsid w:val="00885812"/>
    <w:rsid w:val="00887ED4"/>
    <w:rsid w:val="00890653"/>
    <w:rsid w:val="008910BA"/>
    <w:rsid w:val="00892CCF"/>
    <w:rsid w:val="00894462"/>
    <w:rsid w:val="008948F8"/>
    <w:rsid w:val="00895ECD"/>
    <w:rsid w:val="008961A1"/>
    <w:rsid w:val="00896D12"/>
    <w:rsid w:val="008A0010"/>
    <w:rsid w:val="008A02C3"/>
    <w:rsid w:val="008A0907"/>
    <w:rsid w:val="008A0D10"/>
    <w:rsid w:val="008A0F49"/>
    <w:rsid w:val="008A144A"/>
    <w:rsid w:val="008A185F"/>
    <w:rsid w:val="008A1BF8"/>
    <w:rsid w:val="008A20D3"/>
    <w:rsid w:val="008A2590"/>
    <w:rsid w:val="008A365A"/>
    <w:rsid w:val="008A4901"/>
    <w:rsid w:val="008A4DD5"/>
    <w:rsid w:val="008A561E"/>
    <w:rsid w:val="008A5781"/>
    <w:rsid w:val="008A6AC9"/>
    <w:rsid w:val="008A7934"/>
    <w:rsid w:val="008A7F52"/>
    <w:rsid w:val="008B051B"/>
    <w:rsid w:val="008B29C2"/>
    <w:rsid w:val="008B3052"/>
    <w:rsid w:val="008B30A7"/>
    <w:rsid w:val="008B3BCA"/>
    <w:rsid w:val="008B45D8"/>
    <w:rsid w:val="008B4C86"/>
    <w:rsid w:val="008B6BDB"/>
    <w:rsid w:val="008B6C80"/>
    <w:rsid w:val="008C09AD"/>
    <w:rsid w:val="008C20FA"/>
    <w:rsid w:val="008C247C"/>
    <w:rsid w:val="008C3D51"/>
    <w:rsid w:val="008C5AC2"/>
    <w:rsid w:val="008C6104"/>
    <w:rsid w:val="008C619B"/>
    <w:rsid w:val="008C66E2"/>
    <w:rsid w:val="008C6EC9"/>
    <w:rsid w:val="008C765B"/>
    <w:rsid w:val="008C7921"/>
    <w:rsid w:val="008D0835"/>
    <w:rsid w:val="008D14A1"/>
    <w:rsid w:val="008D21B1"/>
    <w:rsid w:val="008D2BF1"/>
    <w:rsid w:val="008D3130"/>
    <w:rsid w:val="008D454B"/>
    <w:rsid w:val="008D4CAD"/>
    <w:rsid w:val="008D4D4C"/>
    <w:rsid w:val="008D64F5"/>
    <w:rsid w:val="008D666A"/>
    <w:rsid w:val="008D7328"/>
    <w:rsid w:val="008E001B"/>
    <w:rsid w:val="008E0F56"/>
    <w:rsid w:val="008E16C6"/>
    <w:rsid w:val="008E194E"/>
    <w:rsid w:val="008E2433"/>
    <w:rsid w:val="008E2761"/>
    <w:rsid w:val="008E33E1"/>
    <w:rsid w:val="008E376B"/>
    <w:rsid w:val="008E5670"/>
    <w:rsid w:val="008F0312"/>
    <w:rsid w:val="008F1224"/>
    <w:rsid w:val="008F203B"/>
    <w:rsid w:val="008F2DFF"/>
    <w:rsid w:val="008F3589"/>
    <w:rsid w:val="008F3898"/>
    <w:rsid w:val="008F3F47"/>
    <w:rsid w:val="008F4970"/>
    <w:rsid w:val="008F5493"/>
    <w:rsid w:val="008F5550"/>
    <w:rsid w:val="008F55A2"/>
    <w:rsid w:val="008F59AB"/>
    <w:rsid w:val="008F60F9"/>
    <w:rsid w:val="009017C5"/>
    <w:rsid w:val="00902DC9"/>
    <w:rsid w:val="009058A6"/>
    <w:rsid w:val="009062B0"/>
    <w:rsid w:val="00906487"/>
    <w:rsid w:val="00906EE9"/>
    <w:rsid w:val="009079D3"/>
    <w:rsid w:val="00907B88"/>
    <w:rsid w:val="00907C9A"/>
    <w:rsid w:val="00910E10"/>
    <w:rsid w:val="00911372"/>
    <w:rsid w:val="00911A53"/>
    <w:rsid w:val="00911CEB"/>
    <w:rsid w:val="00911EF2"/>
    <w:rsid w:val="0091332E"/>
    <w:rsid w:val="00914D8C"/>
    <w:rsid w:val="009156E7"/>
    <w:rsid w:val="00915EBA"/>
    <w:rsid w:val="00916FE2"/>
    <w:rsid w:val="00917583"/>
    <w:rsid w:val="00920B03"/>
    <w:rsid w:val="00923056"/>
    <w:rsid w:val="0092350F"/>
    <w:rsid w:val="00923716"/>
    <w:rsid w:val="00924872"/>
    <w:rsid w:val="00925598"/>
    <w:rsid w:val="0092629E"/>
    <w:rsid w:val="0092662A"/>
    <w:rsid w:val="009269CA"/>
    <w:rsid w:val="00926D59"/>
    <w:rsid w:val="00926F7C"/>
    <w:rsid w:val="00930626"/>
    <w:rsid w:val="009308C4"/>
    <w:rsid w:val="00930AAD"/>
    <w:rsid w:val="00931864"/>
    <w:rsid w:val="009325F3"/>
    <w:rsid w:val="009327C3"/>
    <w:rsid w:val="00932F80"/>
    <w:rsid w:val="0093516F"/>
    <w:rsid w:val="009357D8"/>
    <w:rsid w:val="00935A90"/>
    <w:rsid w:val="00936F46"/>
    <w:rsid w:val="00940A44"/>
    <w:rsid w:val="009411C5"/>
    <w:rsid w:val="00941D4C"/>
    <w:rsid w:val="009428BB"/>
    <w:rsid w:val="009474AD"/>
    <w:rsid w:val="00947B9E"/>
    <w:rsid w:val="009514CB"/>
    <w:rsid w:val="009525CF"/>
    <w:rsid w:val="00954410"/>
    <w:rsid w:val="009551EC"/>
    <w:rsid w:val="00956AD2"/>
    <w:rsid w:val="00957F21"/>
    <w:rsid w:val="009609C6"/>
    <w:rsid w:val="00961F53"/>
    <w:rsid w:val="00962339"/>
    <w:rsid w:val="00962744"/>
    <w:rsid w:val="009627FF"/>
    <w:rsid w:val="009630FA"/>
    <w:rsid w:val="009633E0"/>
    <w:rsid w:val="009662F3"/>
    <w:rsid w:val="00966F39"/>
    <w:rsid w:val="00966F84"/>
    <w:rsid w:val="00967F69"/>
    <w:rsid w:val="0097002F"/>
    <w:rsid w:val="00970529"/>
    <w:rsid w:val="00970EDF"/>
    <w:rsid w:val="00971123"/>
    <w:rsid w:val="0097112C"/>
    <w:rsid w:val="00971D01"/>
    <w:rsid w:val="00975412"/>
    <w:rsid w:val="0097576D"/>
    <w:rsid w:val="00977A97"/>
    <w:rsid w:val="00980B9D"/>
    <w:rsid w:val="00980F99"/>
    <w:rsid w:val="0098148E"/>
    <w:rsid w:val="00982329"/>
    <w:rsid w:val="009871F8"/>
    <w:rsid w:val="009909EA"/>
    <w:rsid w:val="0099206A"/>
    <w:rsid w:val="00993034"/>
    <w:rsid w:val="00993197"/>
    <w:rsid w:val="00993FE0"/>
    <w:rsid w:val="00995448"/>
    <w:rsid w:val="009962C9"/>
    <w:rsid w:val="009A07BD"/>
    <w:rsid w:val="009A1389"/>
    <w:rsid w:val="009A29D2"/>
    <w:rsid w:val="009A318C"/>
    <w:rsid w:val="009A3C67"/>
    <w:rsid w:val="009B0E12"/>
    <w:rsid w:val="009B14D1"/>
    <w:rsid w:val="009B43F4"/>
    <w:rsid w:val="009B470F"/>
    <w:rsid w:val="009B636E"/>
    <w:rsid w:val="009B7489"/>
    <w:rsid w:val="009B7F65"/>
    <w:rsid w:val="009C00CB"/>
    <w:rsid w:val="009C12D0"/>
    <w:rsid w:val="009C2C93"/>
    <w:rsid w:val="009C3CA2"/>
    <w:rsid w:val="009C3DBF"/>
    <w:rsid w:val="009C60FF"/>
    <w:rsid w:val="009D0274"/>
    <w:rsid w:val="009D02B8"/>
    <w:rsid w:val="009D04C0"/>
    <w:rsid w:val="009D0F65"/>
    <w:rsid w:val="009D185F"/>
    <w:rsid w:val="009D31C0"/>
    <w:rsid w:val="009D3A1B"/>
    <w:rsid w:val="009D447C"/>
    <w:rsid w:val="009D5906"/>
    <w:rsid w:val="009D6B35"/>
    <w:rsid w:val="009D7761"/>
    <w:rsid w:val="009D7C28"/>
    <w:rsid w:val="009E2DEA"/>
    <w:rsid w:val="009E3493"/>
    <w:rsid w:val="009E4036"/>
    <w:rsid w:val="009E4733"/>
    <w:rsid w:val="009E49E8"/>
    <w:rsid w:val="009E549D"/>
    <w:rsid w:val="009E54B9"/>
    <w:rsid w:val="009E592C"/>
    <w:rsid w:val="009E6091"/>
    <w:rsid w:val="009E7254"/>
    <w:rsid w:val="009F0144"/>
    <w:rsid w:val="009F014D"/>
    <w:rsid w:val="009F0398"/>
    <w:rsid w:val="009F0CBC"/>
    <w:rsid w:val="009F1F2A"/>
    <w:rsid w:val="009F24BB"/>
    <w:rsid w:val="009F2856"/>
    <w:rsid w:val="009F3432"/>
    <w:rsid w:val="009F3EA6"/>
    <w:rsid w:val="009F4D13"/>
    <w:rsid w:val="00A003A9"/>
    <w:rsid w:val="00A02A86"/>
    <w:rsid w:val="00A031D7"/>
    <w:rsid w:val="00A0348F"/>
    <w:rsid w:val="00A03B92"/>
    <w:rsid w:val="00A042BA"/>
    <w:rsid w:val="00A0476A"/>
    <w:rsid w:val="00A05673"/>
    <w:rsid w:val="00A0617E"/>
    <w:rsid w:val="00A06643"/>
    <w:rsid w:val="00A0687D"/>
    <w:rsid w:val="00A07383"/>
    <w:rsid w:val="00A074AB"/>
    <w:rsid w:val="00A07613"/>
    <w:rsid w:val="00A10269"/>
    <w:rsid w:val="00A10898"/>
    <w:rsid w:val="00A10A3F"/>
    <w:rsid w:val="00A10AC5"/>
    <w:rsid w:val="00A10C93"/>
    <w:rsid w:val="00A11844"/>
    <w:rsid w:val="00A11F9B"/>
    <w:rsid w:val="00A1241A"/>
    <w:rsid w:val="00A128D6"/>
    <w:rsid w:val="00A132C6"/>
    <w:rsid w:val="00A15524"/>
    <w:rsid w:val="00A1571C"/>
    <w:rsid w:val="00A15A23"/>
    <w:rsid w:val="00A16B6C"/>
    <w:rsid w:val="00A201C8"/>
    <w:rsid w:val="00A20C7C"/>
    <w:rsid w:val="00A21FE9"/>
    <w:rsid w:val="00A222C3"/>
    <w:rsid w:val="00A22782"/>
    <w:rsid w:val="00A240A6"/>
    <w:rsid w:val="00A24842"/>
    <w:rsid w:val="00A24BE5"/>
    <w:rsid w:val="00A24D21"/>
    <w:rsid w:val="00A26E28"/>
    <w:rsid w:val="00A31672"/>
    <w:rsid w:val="00A33A06"/>
    <w:rsid w:val="00A34ADE"/>
    <w:rsid w:val="00A35392"/>
    <w:rsid w:val="00A353AB"/>
    <w:rsid w:val="00A35850"/>
    <w:rsid w:val="00A3629F"/>
    <w:rsid w:val="00A362E4"/>
    <w:rsid w:val="00A36D54"/>
    <w:rsid w:val="00A36D7D"/>
    <w:rsid w:val="00A406C8"/>
    <w:rsid w:val="00A40A5A"/>
    <w:rsid w:val="00A41D70"/>
    <w:rsid w:val="00A42EA3"/>
    <w:rsid w:val="00A43BA5"/>
    <w:rsid w:val="00A43C04"/>
    <w:rsid w:val="00A45138"/>
    <w:rsid w:val="00A4570D"/>
    <w:rsid w:val="00A4639E"/>
    <w:rsid w:val="00A46D2D"/>
    <w:rsid w:val="00A47E80"/>
    <w:rsid w:val="00A51593"/>
    <w:rsid w:val="00A5231C"/>
    <w:rsid w:val="00A524BA"/>
    <w:rsid w:val="00A5298E"/>
    <w:rsid w:val="00A533F1"/>
    <w:rsid w:val="00A54025"/>
    <w:rsid w:val="00A54425"/>
    <w:rsid w:val="00A55230"/>
    <w:rsid w:val="00A554E4"/>
    <w:rsid w:val="00A55B3A"/>
    <w:rsid w:val="00A56186"/>
    <w:rsid w:val="00A56E8D"/>
    <w:rsid w:val="00A57000"/>
    <w:rsid w:val="00A57AF0"/>
    <w:rsid w:val="00A57B07"/>
    <w:rsid w:val="00A60925"/>
    <w:rsid w:val="00A61867"/>
    <w:rsid w:val="00A62336"/>
    <w:rsid w:val="00A628F3"/>
    <w:rsid w:val="00A65739"/>
    <w:rsid w:val="00A66953"/>
    <w:rsid w:val="00A6726B"/>
    <w:rsid w:val="00A6764E"/>
    <w:rsid w:val="00A714C0"/>
    <w:rsid w:val="00A71A35"/>
    <w:rsid w:val="00A71FAB"/>
    <w:rsid w:val="00A7217B"/>
    <w:rsid w:val="00A75871"/>
    <w:rsid w:val="00A75D01"/>
    <w:rsid w:val="00A77A6A"/>
    <w:rsid w:val="00A80314"/>
    <w:rsid w:val="00A80B50"/>
    <w:rsid w:val="00A83491"/>
    <w:rsid w:val="00A8428A"/>
    <w:rsid w:val="00A847BC"/>
    <w:rsid w:val="00A8594D"/>
    <w:rsid w:val="00A86329"/>
    <w:rsid w:val="00A87A03"/>
    <w:rsid w:val="00A87D3F"/>
    <w:rsid w:val="00A9001F"/>
    <w:rsid w:val="00A9104D"/>
    <w:rsid w:val="00A91D4E"/>
    <w:rsid w:val="00A94BE9"/>
    <w:rsid w:val="00A9513F"/>
    <w:rsid w:val="00A971D9"/>
    <w:rsid w:val="00A975B1"/>
    <w:rsid w:val="00A9769F"/>
    <w:rsid w:val="00A9779D"/>
    <w:rsid w:val="00AA069E"/>
    <w:rsid w:val="00AA13A4"/>
    <w:rsid w:val="00AA1E85"/>
    <w:rsid w:val="00AA3994"/>
    <w:rsid w:val="00AB08EA"/>
    <w:rsid w:val="00AB1BCB"/>
    <w:rsid w:val="00AB2427"/>
    <w:rsid w:val="00AB2F0C"/>
    <w:rsid w:val="00AB6DF9"/>
    <w:rsid w:val="00AB7BFD"/>
    <w:rsid w:val="00AC0318"/>
    <w:rsid w:val="00AC235F"/>
    <w:rsid w:val="00AC252A"/>
    <w:rsid w:val="00AC342B"/>
    <w:rsid w:val="00AC4246"/>
    <w:rsid w:val="00AC465D"/>
    <w:rsid w:val="00AC469E"/>
    <w:rsid w:val="00AC64FF"/>
    <w:rsid w:val="00AC66D9"/>
    <w:rsid w:val="00AC6A2A"/>
    <w:rsid w:val="00AC76EE"/>
    <w:rsid w:val="00AD238D"/>
    <w:rsid w:val="00AD2443"/>
    <w:rsid w:val="00AD3672"/>
    <w:rsid w:val="00AD3C57"/>
    <w:rsid w:val="00AD42EA"/>
    <w:rsid w:val="00AD4A9E"/>
    <w:rsid w:val="00AD5189"/>
    <w:rsid w:val="00AD5A86"/>
    <w:rsid w:val="00AD5CCA"/>
    <w:rsid w:val="00AD7437"/>
    <w:rsid w:val="00AE21F2"/>
    <w:rsid w:val="00AE27E0"/>
    <w:rsid w:val="00AE361B"/>
    <w:rsid w:val="00AE3D3A"/>
    <w:rsid w:val="00AE415E"/>
    <w:rsid w:val="00AE4324"/>
    <w:rsid w:val="00AE4BF2"/>
    <w:rsid w:val="00AE50A8"/>
    <w:rsid w:val="00AE5550"/>
    <w:rsid w:val="00AE61F8"/>
    <w:rsid w:val="00AE6AB9"/>
    <w:rsid w:val="00AE7409"/>
    <w:rsid w:val="00AE78DA"/>
    <w:rsid w:val="00AF2691"/>
    <w:rsid w:val="00AF280D"/>
    <w:rsid w:val="00AF3226"/>
    <w:rsid w:val="00AF3C45"/>
    <w:rsid w:val="00AF455E"/>
    <w:rsid w:val="00AF4995"/>
    <w:rsid w:val="00AF4FCB"/>
    <w:rsid w:val="00AF578C"/>
    <w:rsid w:val="00AF6BB3"/>
    <w:rsid w:val="00AF73DC"/>
    <w:rsid w:val="00B00D36"/>
    <w:rsid w:val="00B02D1D"/>
    <w:rsid w:val="00B03052"/>
    <w:rsid w:val="00B030E2"/>
    <w:rsid w:val="00B04345"/>
    <w:rsid w:val="00B05467"/>
    <w:rsid w:val="00B0627E"/>
    <w:rsid w:val="00B074E8"/>
    <w:rsid w:val="00B07895"/>
    <w:rsid w:val="00B07B83"/>
    <w:rsid w:val="00B11F92"/>
    <w:rsid w:val="00B12600"/>
    <w:rsid w:val="00B140F0"/>
    <w:rsid w:val="00B1442E"/>
    <w:rsid w:val="00B160A1"/>
    <w:rsid w:val="00B1622C"/>
    <w:rsid w:val="00B1637F"/>
    <w:rsid w:val="00B1690A"/>
    <w:rsid w:val="00B16FBC"/>
    <w:rsid w:val="00B17645"/>
    <w:rsid w:val="00B202C9"/>
    <w:rsid w:val="00B206EE"/>
    <w:rsid w:val="00B2109E"/>
    <w:rsid w:val="00B211CE"/>
    <w:rsid w:val="00B21621"/>
    <w:rsid w:val="00B22C5B"/>
    <w:rsid w:val="00B23422"/>
    <w:rsid w:val="00B23BFA"/>
    <w:rsid w:val="00B24197"/>
    <w:rsid w:val="00B244D8"/>
    <w:rsid w:val="00B25108"/>
    <w:rsid w:val="00B261DE"/>
    <w:rsid w:val="00B27DDD"/>
    <w:rsid w:val="00B30B14"/>
    <w:rsid w:val="00B30E69"/>
    <w:rsid w:val="00B322FD"/>
    <w:rsid w:val="00B3303D"/>
    <w:rsid w:val="00B3396E"/>
    <w:rsid w:val="00B35223"/>
    <w:rsid w:val="00B35665"/>
    <w:rsid w:val="00B3576A"/>
    <w:rsid w:val="00B3577E"/>
    <w:rsid w:val="00B35830"/>
    <w:rsid w:val="00B3690F"/>
    <w:rsid w:val="00B36E07"/>
    <w:rsid w:val="00B37A87"/>
    <w:rsid w:val="00B40E5E"/>
    <w:rsid w:val="00B41191"/>
    <w:rsid w:val="00B41383"/>
    <w:rsid w:val="00B41417"/>
    <w:rsid w:val="00B42E72"/>
    <w:rsid w:val="00B43933"/>
    <w:rsid w:val="00B43982"/>
    <w:rsid w:val="00B43D04"/>
    <w:rsid w:val="00B43EBC"/>
    <w:rsid w:val="00B442F8"/>
    <w:rsid w:val="00B44828"/>
    <w:rsid w:val="00B44909"/>
    <w:rsid w:val="00B45776"/>
    <w:rsid w:val="00B46499"/>
    <w:rsid w:val="00B46AC7"/>
    <w:rsid w:val="00B47260"/>
    <w:rsid w:val="00B50DBB"/>
    <w:rsid w:val="00B52F8D"/>
    <w:rsid w:val="00B5338D"/>
    <w:rsid w:val="00B53AC1"/>
    <w:rsid w:val="00B5456F"/>
    <w:rsid w:val="00B54A36"/>
    <w:rsid w:val="00B55F9D"/>
    <w:rsid w:val="00B572F9"/>
    <w:rsid w:val="00B61B43"/>
    <w:rsid w:val="00B620E8"/>
    <w:rsid w:val="00B62790"/>
    <w:rsid w:val="00B62F9B"/>
    <w:rsid w:val="00B636BA"/>
    <w:rsid w:val="00B63886"/>
    <w:rsid w:val="00B63B8B"/>
    <w:rsid w:val="00B64183"/>
    <w:rsid w:val="00B64CA4"/>
    <w:rsid w:val="00B65398"/>
    <w:rsid w:val="00B65D64"/>
    <w:rsid w:val="00B66C47"/>
    <w:rsid w:val="00B66D8E"/>
    <w:rsid w:val="00B67F8A"/>
    <w:rsid w:val="00B713AD"/>
    <w:rsid w:val="00B72EB3"/>
    <w:rsid w:val="00B73D46"/>
    <w:rsid w:val="00B74DA6"/>
    <w:rsid w:val="00B75C21"/>
    <w:rsid w:val="00B765E1"/>
    <w:rsid w:val="00B76E1D"/>
    <w:rsid w:val="00B77D75"/>
    <w:rsid w:val="00B80131"/>
    <w:rsid w:val="00B807B1"/>
    <w:rsid w:val="00B80EDB"/>
    <w:rsid w:val="00B81445"/>
    <w:rsid w:val="00B81D2A"/>
    <w:rsid w:val="00B8260E"/>
    <w:rsid w:val="00B82BD7"/>
    <w:rsid w:val="00B845A9"/>
    <w:rsid w:val="00B84AF7"/>
    <w:rsid w:val="00B85B99"/>
    <w:rsid w:val="00B8619A"/>
    <w:rsid w:val="00B874A3"/>
    <w:rsid w:val="00B90FC4"/>
    <w:rsid w:val="00B919BB"/>
    <w:rsid w:val="00B91EC4"/>
    <w:rsid w:val="00B9290A"/>
    <w:rsid w:val="00B938EE"/>
    <w:rsid w:val="00B93ADB"/>
    <w:rsid w:val="00B93FF6"/>
    <w:rsid w:val="00B94E73"/>
    <w:rsid w:val="00B97260"/>
    <w:rsid w:val="00BA05E2"/>
    <w:rsid w:val="00BA07AC"/>
    <w:rsid w:val="00BA136E"/>
    <w:rsid w:val="00BA1A9E"/>
    <w:rsid w:val="00BA25D9"/>
    <w:rsid w:val="00BA2BC1"/>
    <w:rsid w:val="00BA442C"/>
    <w:rsid w:val="00BA5752"/>
    <w:rsid w:val="00BA7290"/>
    <w:rsid w:val="00BA7724"/>
    <w:rsid w:val="00BA7A61"/>
    <w:rsid w:val="00BB0C1F"/>
    <w:rsid w:val="00BB1E7D"/>
    <w:rsid w:val="00BB2182"/>
    <w:rsid w:val="00BB24DD"/>
    <w:rsid w:val="00BB3FED"/>
    <w:rsid w:val="00BB43F5"/>
    <w:rsid w:val="00BB5EE7"/>
    <w:rsid w:val="00BB6022"/>
    <w:rsid w:val="00BC0D2A"/>
    <w:rsid w:val="00BC176B"/>
    <w:rsid w:val="00BC1EA1"/>
    <w:rsid w:val="00BC2110"/>
    <w:rsid w:val="00BC214D"/>
    <w:rsid w:val="00BC29EE"/>
    <w:rsid w:val="00BC3324"/>
    <w:rsid w:val="00BC3A48"/>
    <w:rsid w:val="00BC3B6D"/>
    <w:rsid w:val="00BC3EED"/>
    <w:rsid w:val="00BC49DD"/>
    <w:rsid w:val="00BC634C"/>
    <w:rsid w:val="00BC6906"/>
    <w:rsid w:val="00BC6D0A"/>
    <w:rsid w:val="00BC76C1"/>
    <w:rsid w:val="00BC7A26"/>
    <w:rsid w:val="00BD1DD2"/>
    <w:rsid w:val="00BD38F3"/>
    <w:rsid w:val="00BD3C56"/>
    <w:rsid w:val="00BD49D9"/>
    <w:rsid w:val="00BD5795"/>
    <w:rsid w:val="00BD61EC"/>
    <w:rsid w:val="00BD66E6"/>
    <w:rsid w:val="00BD6B92"/>
    <w:rsid w:val="00BD78BB"/>
    <w:rsid w:val="00BD7D5F"/>
    <w:rsid w:val="00BE039A"/>
    <w:rsid w:val="00BE11FE"/>
    <w:rsid w:val="00BE283B"/>
    <w:rsid w:val="00BE6CB1"/>
    <w:rsid w:val="00BF0660"/>
    <w:rsid w:val="00BF0CFF"/>
    <w:rsid w:val="00BF1C7B"/>
    <w:rsid w:val="00BF20DF"/>
    <w:rsid w:val="00BF3389"/>
    <w:rsid w:val="00BF3507"/>
    <w:rsid w:val="00BF3A6E"/>
    <w:rsid w:val="00BF4512"/>
    <w:rsid w:val="00BF487F"/>
    <w:rsid w:val="00BF4CAD"/>
    <w:rsid w:val="00BF51D5"/>
    <w:rsid w:val="00BF53F2"/>
    <w:rsid w:val="00BF5955"/>
    <w:rsid w:val="00BF5AC1"/>
    <w:rsid w:val="00BF6A82"/>
    <w:rsid w:val="00BF6BB1"/>
    <w:rsid w:val="00BF7D55"/>
    <w:rsid w:val="00BF7E50"/>
    <w:rsid w:val="00BF7EFC"/>
    <w:rsid w:val="00BF7F5C"/>
    <w:rsid w:val="00BF7F71"/>
    <w:rsid w:val="00C007E8"/>
    <w:rsid w:val="00C01542"/>
    <w:rsid w:val="00C043ED"/>
    <w:rsid w:val="00C04681"/>
    <w:rsid w:val="00C04AFF"/>
    <w:rsid w:val="00C04B71"/>
    <w:rsid w:val="00C05BFB"/>
    <w:rsid w:val="00C0719E"/>
    <w:rsid w:val="00C11B47"/>
    <w:rsid w:val="00C1210A"/>
    <w:rsid w:val="00C12353"/>
    <w:rsid w:val="00C15083"/>
    <w:rsid w:val="00C17095"/>
    <w:rsid w:val="00C171BA"/>
    <w:rsid w:val="00C176C2"/>
    <w:rsid w:val="00C179E3"/>
    <w:rsid w:val="00C20970"/>
    <w:rsid w:val="00C21F50"/>
    <w:rsid w:val="00C2369C"/>
    <w:rsid w:val="00C251DF"/>
    <w:rsid w:val="00C252F6"/>
    <w:rsid w:val="00C259C9"/>
    <w:rsid w:val="00C26A4F"/>
    <w:rsid w:val="00C27937"/>
    <w:rsid w:val="00C27FC3"/>
    <w:rsid w:val="00C30628"/>
    <w:rsid w:val="00C30A1D"/>
    <w:rsid w:val="00C31771"/>
    <w:rsid w:val="00C31E7D"/>
    <w:rsid w:val="00C321BD"/>
    <w:rsid w:val="00C337C8"/>
    <w:rsid w:val="00C353ED"/>
    <w:rsid w:val="00C37079"/>
    <w:rsid w:val="00C37B3D"/>
    <w:rsid w:val="00C4011E"/>
    <w:rsid w:val="00C40C33"/>
    <w:rsid w:val="00C40E21"/>
    <w:rsid w:val="00C412A1"/>
    <w:rsid w:val="00C41890"/>
    <w:rsid w:val="00C4234D"/>
    <w:rsid w:val="00C423CA"/>
    <w:rsid w:val="00C42ACF"/>
    <w:rsid w:val="00C43785"/>
    <w:rsid w:val="00C4425B"/>
    <w:rsid w:val="00C466C7"/>
    <w:rsid w:val="00C46897"/>
    <w:rsid w:val="00C46AA8"/>
    <w:rsid w:val="00C47256"/>
    <w:rsid w:val="00C47556"/>
    <w:rsid w:val="00C47584"/>
    <w:rsid w:val="00C502D0"/>
    <w:rsid w:val="00C508EB"/>
    <w:rsid w:val="00C50B63"/>
    <w:rsid w:val="00C516A9"/>
    <w:rsid w:val="00C532CA"/>
    <w:rsid w:val="00C54632"/>
    <w:rsid w:val="00C54645"/>
    <w:rsid w:val="00C55E5F"/>
    <w:rsid w:val="00C57B70"/>
    <w:rsid w:val="00C60B2C"/>
    <w:rsid w:val="00C62430"/>
    <w:rsid w:val="00C62B41"/>
    <w:rsid w:val="00C63EB0"/>
    <w:rsid w:val="00C63FF8"/>
    <w:rsid w:val="00C6412C"/>
    <w:rsid w:val="00C64CFF"/>
    <w:rsid w:val="00C65EE5"/>
    <w:rsid w:val="00C667DB"/>
    <w:rsid w:val="00C674BF"/>
    <w:rsid w:val="00C70375"/>
    <w:rsid w:val="00C7079C"/>
    <w:rsid w:val="00C72627"/>
    <w:rsid w:val="00C72839"/>
    <w:rsid w:val="00C72869"/>
    <w:rsid w:val="00C72AD6"/>
    <w:rsid w:val="00C74714"/>
    <w:rsid w:val="00C74FD4"/>
    <w:rsid w:val="00C75A8F"/>
    <w:rsid w:val="00C75E9F"/>
    <w:rsid w:val="00C77A16"/>
    <w:rsid w:val="00C80131"/>
    <w:rsid w:val="00C813FA"/>
    <w:rsid w:val="00C817F9"/>
    <w:rsid w:val="00C83117"/>
    <w:rsid w:val="00C84CBE"/>
    <w:rsid w:val="00C861FA"/>
    <w:rsid w:val="00C900EB"/>
    <w:rsid w:val="00C90318"/>
    <w:rsid w:val="00C90887"/>
    <w:rsid w:val="00C9159F"/>
    <w:rsid w:val="00C923DA"/>
    <w:rsid w:val="00C932CA"/>
    <w:rsid w:val="00C93F75"/>
    <w:rsid w:val="00C943AE"/>
    <w:rsid w:val="00C9456F"/>
    <w:rsid w:val="00C952C9"/>
    <w:rsid w:val="00C95DBA"/>
    <w:rsid w:val="00C95E56"/>
    <w:rsid w:val="00C96034"/>
    <w:rsid w:val="00C970BE"/>
    <w:rsid w:val="00C9744B"/>
    <w:rsid w:val="00C975A1"/>
    <w:rsid w:val="00C976C9"/>
    <w:rsid w:val="00CA0644"/>
    <w:rsid w:val="00CA0667"/>
    <w:rsid w:val="00CA0DFB"/>
    <w:rsid w:val="00CA1004"/>
    <w:rsid w:val="00CA1007"/>
    <w:rsid w:val="00CA1900"/>
    <w:rsid w:val="00CA246D"/>
    <w:rsid w:val="00CA2BC4"/>
    <w:rsid w:val="00CA364C"/>
    <w:rsid w:val="00CA3AB3"/>
    <w:rsid w:val="00CA4519"/>
    <w:rsid w:val="00CA458A"/>
    <w:rsid w:val="00CA5C86"/>
    <w:rsid w:val="00CA704C"/>
    <w:rsid w:val="00CA75BA"/>
    <w:rsid w:val="00CB0386"/>
    <w:rsid w:val="00CB0BE2"/>
    <w:rsid w:val="00CB18F6"/>
    <w:rsid w:val="00CB2CE9"/>
    <w:rsid w:val="00CB30F8"/>
    <w:rsid w:val="00CB5048"/>
    <w:rsid w:val="00CB5125"/>
    <w:rsid w:val="00CB5786"/>
    <w:rsid w:val="00CB7526"/>
    <w:rsid w:val="00CC0866"/>
    <w:rsid w:val="00CC2D37"/>
    <w:rsid w:val="00CC5F57"/>
    <w:rsid w:val="00CC7C66"/>
    <w:rsid w:val="00CD01B2"/>
    <w:rsid w:val="00CD0223"/>
    <w:rsid w:val="00CD0319"/>
    <w:rsid w:val="00CD087D"/>
    <w:rsid w:val="00CD1953"/>
    <w:rsid w:val="00CD1E35"/>
    <w:rsid w:val="00CD2492"/>
    <w:rsid w:val="00CD424E"/>
    <w:rsid w:val="00CD5382"/>
    <w:rsid w:val="00CD53FF"/>
    <w:rsid w:val="00CD66A8"/>
    <w:rsid w:val="00CD702A"/>
    <w:rsid w:val="00CE0F75"/>
    <w:rsid w:val="00CE10CE"/>
    <w:rsid w:val="00CE300D"/>
    <w:rsid w:val="00CE3035"/>
    <w:rsid w:val="00CE4232"/>
    <w:rsid w:val="00CE5748"/>
    <w:rsid w:val="00CE659E"/>
    <w:rsid w:val="00CE6C7E"/>
    <w:rsid w:val="00CE72D0"/>
    <w:rsid w:val="00CF07E6"/>
    <w:rsid w:val="00CF0DCA"/>
    <w:rsid w:val="00CF2942"/>
    <w:rsid w:val="00CF3622"/>
    <w:rsid w:val="00CF4D94"/>
    <w:rsid w:val="00CF51A8"/>
    <w:rsid w:val="00CF592B"/>
    <w:rsid w:val="00CF613E"/>
    <w:rsid w:val="00CF7304"/>
    <w:rsid w:val="00D0040C"/>
    <w:rsid w:val="00D01ADE"/>
    <w:rsid w:val="00D01C08"/>
    <w:rsid w:val="00D02EF0"/>
    <w:rsid w:val="00D044D4"/>
    <w:rsid w:val="00D05285"/>
    <w:rsid w:val="00D05483"/>
    <w:rsid w:val="00D06BB0"/>
    <w:rsid w:val="00D07A71"/>
    <w:rsid w:val="00D13B21"/>
    <w:rsid w:val="00D16604"/>
    <w:rsid w:val="00D16623"/>
    <w:rsid w:val="00D16808"/>
    <w:rsid w:val="00D21246"/>
    <w:rsid w:val="00D21FBE"/>
    <w:rsid w:val="00D2302C"/>
    <w:rsid w:val="00D23B5B"/>
    <w:rsid w:val="00D244D3"/>
    <w:rsid w:val="00D2470E"/>
    <w:rsid w:val="00D254D2"/>
    <w:rsid w:val="00D259E1"/>
    <w:rsid w:val="00D2655A"/>
    <w:rsid w:val="00D2679B"/>
    <w:rsid w:val="00D26E55"/>
    <w:rsid w:val="00D27BF2"/>
    <w:rsid w:val="00D304AD"/>
    <w:rsid w:val="00D31272"/>
    <w:rsid w:val="00D31797"/>
    <w:rsid w:val="00D3415F"/>
    <w:rsid w:val="00D34A21"/>
    <w:rsid w:val="00D36F25"/>
    <w:rsid w:val="00D37A7D"/>
    <w:rsid w:val="00D40175"/>
    <w:rsid w:val="00D42222"/>
    <w:rsid w:val="00D4246B"/>
    <w:rsid w:val="00D4279D"/>
    <w:rsid w:val="00D428C7"/>
    <w:rsid w:val="00D42D3F"/>
    <w:rsid w:val="00D43C76"/>
    <w:rsid w:val="00D43D29"/>
    <w:rsid w:val="00D448EE"/>
    <w:rsid w:val="00D449CB"/>
    <w:rsid w:val="00D44F5E"/>
    <w:rsid w:val="00D45870"/>
    <w:rsid w:val="00D45913"/>
    <w:rsid w:val="00D46982"/>
    <w:rsid w:val="00D51306"/>
    <w:rsid w:val="00D52708"/>
    <w:rsid w:val="00D52CA9"/>
    <w:rsid w:val="00D534F4"/>
    <w:rsid w:val="00D53578"/>
    <w:rsid w:val="00D538C1"/>
    <w:rsid w:val="00D5493D"/>
    <w:rsid w:val="00D54A81"/>
    <w:rsid w:val="00D54EF3"/>
    <w:rsid w:val="00D55923"/>
    <w:rsid w:val="00D57EEB"/>
    <w:rsid w:val="00D617D5"/>
    <w:rsid w:val="00D61828"/>
    <w:rsid w:val="00D618C1"/>
    <w:rsid w:val="00D62DC0"/>
    <w:rsid w:val="00D6326D"/>
    <w:rsid w:val="00D635C9"/>
    <w:rsid w:val="00D63BF9"/>
    <w:rsid w:val="00D6438D"/>
    <w:rsid w:val="00D6472B"/>
    <w:rsid w:val="00D653BA"/>
    <w:rsid w:val="00D70616"/>
    <w:rsid w:val="00D7075E"/>
    <w:rsid w:val="00D71102"/>
    <w:rsid w:val="00D71CF2"/>
    <w:rsid w:val="00D72E55"/>
    <w:rsid w:val="00D735E6"/>
    <w:rsid w:val="00D74030"/>
    <w:rsid w:val="00D75DFC"/>
    <w:rsid w:val="00D75F98"/>
    <w:rsid w:val="00D769B2"/>
    <w:rsid w:val="00D801BC"/>
    <w:rsid w:val="00D808DB"/>
    <w:rsid w:val="00D817E1"/>
    <w:rsid w:val="00D81AB9"/>
    <w:rsid w:val="00D82DFE"/>
    <w:rsid w:val="00D83391"/>
    <w:rsid w:val="00D83DA4"/>
    <w:rsid w:val="00D843BD"/>
    <w:rsid w:val="00D854AA"/>
    <w:rsid w:val="00D856F5"/>
    <w:rsid w:val="00D866AD"/>
    <w:rsid w:val="00D8674B"/>
    <w:rsid w:val="00D86E95"/>
    <w:rsid w:val="00D87361"/>
    <w:rsid w:val="00D90A59"/>
    <w:rsid w:val="00D9119F"/>
    <w:rsid w:val="00D92185"/>
    <w:rsid w:val="00D9315E"/>
    <w:rsid w:val="00D93D09"/>
    <w:rsid w:val="00D95468"/>
    <w:rsid w:val="00D95A39"/>
    <w:rsid w:val="00D95D29"/>
    <w:rsid w:val="00D9755E"/>
    <w:rsid w:val="00DA09EC"/>
    <w:rsid w:val="00DA152A"/>
    <w:rsid w:val="00DA1601"/>
    <w:rsid w:val="00DA18F3"/>
    <w:rsid w:val="00DA193F"/>
    <w:rsid w:val="00DA265D"/>
    <w:rsid w:val="00DA2D01"/>
    <w:rsid w:val="00DA3C2E"/>
    <w:rsid w:val="00DA646C"/>
    <w:rsid w:val="00DA65D9"/>
    <w:rsid w:val="00DB0763"/>
    <w:rsid w:val="00DB09BD"/>
    <w:rsid w:val="00DB2290"/>
    <w:rsid w:val="00DB27C4"/>
    <w:rsid w:val="00DB5207"/>
    <w:rsid w:val="00DB53C0"/>
    <w:rsid w:val="00DB6FFE"/>
    <w:rsid w:val="00DC1082"/>
    <w:rsid w:val="00DC1D1D"/>
    <w:rsid w:val="00DC2379"/>
    <w:rsid w:val="00DC3393"/>
    <w:rsid w:val="00DC377A"/>
    <w:rsid w:val="00DC4697"/>
    <w:rsid w:val="00DC558A"/>
    <w:rsid w:val="00DC6895"/>
    <w:rsid w:val="00DC7275"/>
    <w:rsid w:val="00DC7D47"/>
    <w:rsid w:val="00DD0574"/>
    <w:rsid w:val="00DD0D54"/>
    <w:rsid w:val="00DD0F16"/>
    <w:rsid w:val="00DD2039"/>
    <w:rsid w:val="00DD2FDE"/>
    <w:rsid w:val="00DD7A3D"/>
    <w:rsid w:val="00DE0905"/>
    <w:rsid w:val="00DE1669"/>
    <w:rsid w:val="00DE2855"/>
    <w:rsid w:val="00DE3D16"/>
    <w:rsid w:val="00DE432E"/>
    <w:rsid w:val="00DE4F31"/>
    <w:rsid w:val="00DE68F4"/>
    <w:rsid w:val="00DE742F"/>
    <w:rsid w:val="00DE7B2E"/>
    <w:rsid w:val="00DF01DD"/>
    <w:rsid w:val="00DF0498"/>
    <w:rsid w:val="00DF20D7"/>
    <w:rsid w:val="00DF2D69"/>
    <w:rsid w:val="00DF373A"/>
    <w:rsid w:val="00DF61AC"/>
    <w:rsid w:val="00DF67A0"/>
    <w:rsid w:val="00E0160A"/>
    <w:rsid w:val="00E01D95"/>
    <w:rsid w:val="00E02CDE"/>
    <w:rsid w:val="00E034CF"/>
    <w:rsid w:val="00E035D9"/>
    <w:rsid w:val="00E037D5"/>
    <w:rsid w:val="00E03BDF"/>
    <w:rsid w:val="00E03EE1"/>
    <w:rsid w:val="00E04005"/>
    <w:rsid w:val="00E047C5"/>
    <w:rsid w:val="00E0514E"/>
    <w:rsid w:val="00E07172"/>
    <w:rsid w:val="00E07E40"/>
    <w:rsid w:val="00E10192"/>
    <w:rsid w:val="00E1111D"/>
    <w:rsid w:val="00E112A2"/>
    <w:rsid w:val="00E119D0"/>
    <w:rsid w:val="00E11AF8"/>
    <w:rsid w:val="00E12654"/>
    <w:rsid w:val="00E128F8"/>
    <w:rsid w:val="00E1312C"/>
    <w:rsid w:val="00E13A32"/>
    <w:rsid w:val="00E144AA"/>
    <w:rsid w:val="00E14728"/>
    <w:rsid w:val="00E148E4"/>
    <w:rsid w:val="00E1524E"/>
    <w:rsid w:val="00E153BF"/>
    <w:rsid w:val="00E1652F"/>
    <w:rsid w:val="00E16683"/>
    <w:rsid w:val="00E16DF0"/>
    <w:rsid w:val="00E2082A"/>
    <w:rsid w:val="00E22311"/>
    <w:rsid w:val="00E229DF"/>
    <w:rsid w:val="00E2382E"/>
    <w:rsid w:val="00E23FF2"/>
    <w:rsid w:val="00E244BC"/>
    <w:rsid w:val="00E24E0B"/>
    <w:rsid w:val="00E254D0"/>
    <w:rsid w:val="00E27350"/>
    <w:rsid w:val="00E30540"/>
    <w:rsid w:val="00E305B1"/>
    <w:rsid w:val="00E314C1"/>
    <w:rsid w:val="00E32324"/>
    <w:rsid w:val="00E34BB0"/>
    <w:rsid w:val="00E35C3A"/>
    <w:rsid w:val="00E36309"/>
    <w:rsid w:val="00E405DB"/>
    <w:rsid w:val="00E406F1"/>
    <w:rsid w:val="00E40BB8"/>
    <w:rsid w:val="00E430F9"/>
    <w:rsid w:val="00E444CC"/>
    <w:rsid w:val="00E44BEE"/>
    <w:rsid w:val="00E4592B"/>
    <w:rsid w:val="00E45C22"/>
    <w:rsid w:val="00E47126"/>
    <w:rsid w:val="00E5111F"/>
    <w:rsid w:val="00E5160B"/>
    <w:rsid w:val="00E517FE"/>
    <w:rsid w:val="00E5219C"/>
    <w:rsid w:val="00E5329D"/>
    <w:rsid w:val="00E5398A"/>
    <w:rsid w:val="00E550D8"/>
    <w:rsid w:val="00E55946"/>
    <w:rsid w:val="00E5758B"/>
    <w:rsid w:val="00E5789D"/>
    <w:rsid w:val="00E60C75"/>
    <w:rsid w:val="00E615D7"/>
    <w:rsid w:val="00E628E8"/>
    <w:rsid w:val="00E6315D"/>
    <w:rsid w:val="00E63A77"/>
    <w:rsid w:val="00E6548E"/>
    <w:rsid w:val="00E657F7"/>
    <w:rsid w:val="00E6746C"/>
    <w:rsid w:val="00E714EF"/>
    <w:rsid w:val="00E726B7"/>
    <w:rsid w:val="00E730DD"/>
    <w:rsid w:val="00E73CB6"/>
    <w:rsid w:val="00E73E08"/>
    <w:rsid w:val="00E749D2"/>
    <w:rsid w:val="00E74B64"/>
    <w:rsid w:val="00E74C3F"/>
    <w:rsid w:val="00E752A9"/>
    <w:rsid w:val="00E75D80"/>
    <w:rsid w:val="00E75E47"/>
    <w:rsid w:val="00E77277"/>
    <w:rsid w:val="00E777FD"/>
    <w:rsid w:val="00E8085D"/>
    <w:rsid w:val="00E80F33"/>
    <w:rsid w:val="00E8107F"/>
    <w:rsid w:val="00E81081"/>
    <w:rsid w:val="00E81AAD"/>
    <w:rsid w:val="00E83503"/>
    <w:rsid w:val="00E84204"/>
    <w:rsid w:val="00E861AA"/>
    <w:rsid w:val="00E871CD"/>
    <w:rsid w:val="00E87816"/>
    <w:rsid w:val="00E905EA"/>
    <w:rsid w:val="00E9088D"/>
    <w:rsid w:val="00E929FF"/>
    <w:rsid w:val="00E94B4D"/>
    <w:rsid w:val="00E9651A"/>
    <w:rsid w:val="00EA0B49"/>
    <w:rsid w:val="00EA0FBF"/>
    <w:rsid w:val="00EA225B"/>
    <w:rsid w:val="00EA3247"/>
    <w:rsid w:val="00EA324F"/>
    <w:rsid w:val="00EA4BF7"/>
    <w:rsid w:val="00EA71FD"/>
    <w:rsid w:val="00EA7F7C"/>
    <w:rsid w:val="00EB0924"/>
    <w:rsid w:val="00EB192C"/>
    <w:rsid w:val="00EB200A"/>
    <w:rsid w:val="00EB21E0"/>
    <w:rsid w:val="00EB2A5A"/>
    <w:rsid w:val="00EB2DE8"/>
    <w:rsid w:val="00EB3FB3"/>
    <w:rsid w:val="00EB4FBE"/>
    <w:rsid w:val="00EB585B"/>
    <w:rsid w:val="00EB650E"/>
    <w:rsid w:val="00EC00F9"/>
    <w:rsid w:val="00EC0163"/>
    <w:rsid w:val="00EC4693"/>
    <w:rsid w:val="00EC4DC0"/>
    <w:rsid w:val="00EC6BFC"/>
    <w:rsid w:val="00EC6C26"/>
    <w:rsid w:val="00EC7C86"/>
    <w:rsid w:val="00ED0498"/>
    <w:rsid w:val="00ED171F"/>
    <w:rsid w:val="00ED19A5"/>
    <w:rsid w:val="00ED3283"/>
    <w:rsid w:val="00ED3A05"/>
    <w:rsid w:val="00ED674D"/>
    <w:rsid w:val="00ED773C"/>
    <w:rsid w:val="00EE2079"/>
    <w:rsid w:val="00EE23F3"/>
    <w:rsid w:val="00EE36BA"/>
    <w:rsid w:val="00EE3DC2"/>
    <w:rsid w:val="00EE5B4E"/>
    <w:rsid w:val="00EE62D4"/>
    <w:rsid w:val="00EE65CB"/>
    <w:rsid w:val="00EE6DC5"/>
    <w:rsid w:val="00EE72A6"/>
    <w:rsid w:val="00EF0952"/>
    <w:rsid w:val="00EF0C9B"/>
    <w:rsid w:val="00EF0FD3"/>
    <w:rsid w:val="00EF6DF2"/>
    <w:rsid w:val="00EF74C3"/>
    <w:rsid w:val="00EF77E1"/>
    <w:rsid w:val="00F022D9"/>
    <w:rsid w:val="00F02B98"/>
    <w:rsid w:val="00F0348D"/>
    <w:rsid w:val="00F03E81"/>
    <w:rsid w:val="00F047F0"/>
    <w:rsid w:val="00F050B0"/>
    <w:rsid w:val="00F05ED7"/>
    <w:rsid w:val="00F069F4"/>
    <w:rsid w:val="00F07EDF"/>
    <w:rsid w:val="00F10759"/>
    <w:rsid w:val="00F10764"/>
    <w:rsid w:val="00F118D6"/>
    <w:rsid w:val="00F13B67"/>
    <w:rsid w:val="00F15373"/>
    <w:rsid w:val="00F16067"/>
    <w:rsid w:val="00F16367"/>
    <w:rsid w:val="00F16B61"/>
    <w:rsid w:val="00F17874"/>
    <w:rsid w:val="00F17CB8"/>
    <w:rsid w:val="00F17DDE"/>
    <w:rsid w:val="00F17F88"/>
    <w:rsid w:val="00F20798"/>
    <w:rsid w:val="00F21AC8"/>
    <w:rsid w:val="00F231AE"/>
    <w:rsid w:val="00F2333D"/>
    <w:rsid w:val="00F23D85"/>
    <w:rsid w:val="00F23FD1"/>
    <w:rsid w:val="00F25839"/>
    <w:rsid w:val="00F25C75"/>
    <w:rsid w:val="00F264E5"/>
    <w:rsid w:val="00F313AB"/>
    <w:rsid w:val="00F314D6"/>
    <w:rsid w:val="00F31B19"/>
    <w:rsid w:val="00F31CEA"/>
    <w:rsid w:val="00F32901"/>
    <w:rsid w:val="00F32BA2"/>
    <w:rsid w:val="00F337A9"/>
    <w:rsid w:val="00F34476"/>
    <w:rsid w:val="00F351DC"/>
    <w:rsid w:val="00F35F70"/>
    <w:rsid w:val="00F36238"/>
    <w:rsid w:val="00F4008A"/>
    <w:rsid w:val="00F40934"/>
    <w:rsid w:val="00F41676"/>
    <w:rsid w:val="00F43E9E"/>
    <w:rsid w:val="00F4583E"/>
    <w:rsid w:val="00F459F7"/>
    <w:rsid w:val="00F45F60"/>
    <w:rsid w:val="00F47A89"/>
    <w:rsid w:val="00F47B7D"/>
    <w:rsid w:val="00F47E68"/>
    <w:rsid w:val="00F53EB2"/>
    <w:rsid w:val="00F54900"/>
    <w:rsid w:val="00F54B7A"/>
    <w:rsid w:val="00F54C1B"/>
    <w:rsid w:val="00F57BC9"/>
    <w:rsid w:val="00F608AB"/>
    <w:rsid w:val="00F60B98"/>
    <w:rsid w:val="00F61647"/>
    <w:rsid w:val="00F6183F"/>
    <w:rsid w:val="00F6221F"/>
    <w:rsid w:val="00F62549"/>
    <w:rsid w:val="00F63943"/>
    <w:rsid w:val="00F651AF"/>
    <w:rsid w:val="00F65A63"/>
    <w:rsid w:val="00F66D3A"/>
    <w:rsid w:val="00F67D68"/>
    <w:rsid w:val="00F70259"/>
    <w:rsid w:val="00F70542"/>
    <w:rsid w:val="00F70B37"/>
    <w:rsid w:val="00F722A0"/>
    <w:rsid w:val="00F731C6"/>
    <w:rsid w:val="00F73DF6"/>
    <w:rsid w:val="00F74C10"/>
    <w:rsid w:val="00F762DC"/>
    <w:rsid w:val="00F76764"/>
    <w:rsid w:val="00F76961"/>
    <w:rsid w:val="00F76E45"/>
    <w:rsid w:val="00F77558"/>
    <w:rsid w:val="00F77918"/>
    <w:rsid w:val="00F77E72"/>
    <w:rsid w:val="00F80F66"/>
    <w:rsid w:val="00F80F9E"/>
    <w:rsid w:val="00F810A2"/>
    <w:rsid w:val="00F81174"/>
    <w:rsid w:val="00F8168D"/>
    <w:rsid w:val="00F855EA"/>
    <w:rsid w:val="00F85A42"/>
    <w:rsid w:val="00F85F8F"/>
    <w:rsid w:val="00F86504"/>
    <w:rsid w:val="00F86F51"/>
    <w:rsid w:val="00F8703E"/>
    <w:rsid w:val="00F87C04"/>
    <w:rsid w:val="00F87C47"/>
    <w:rsid w:val="00F9029F"/>
    <w:rsid w:val="00F90478"/>
    <w:rsid w:val="00F908AA"/>
    <w:rsid w:val="00F91143"/>
    <w:rsid w:val="00F928FB"/>
    <w:rsid w:val="00F9445D"/>
    <w:rsid w:val="00F945EC"/>
    <w:rsid w:val="00F95555"/>
    <w:rsid w:val="00F95DFC"/>
    <w:rsid w:val="00F96187"/>
    <w:rsid w:val="00F96B51"/>
    <w:rsid w:val="00F97B29"/>
    <w:rsid w:val="00F97E42"/>
    <w:rsid w:val="00FA040A"/>
    <w:rsid w:val="00FA0DD0"/>
    <w:rsid w:val="00FA1C30"/>
    <w:rsid w:val="00FA28D5"/>
    <w:rsid w:val="00FA3A50"/>
    <w:rsid w:val="00FA585C"/>
    <w:rsid w:val="00FA5BF5"/>
    <w:rsid w:val="00FA7134"/>
    <w:rsid w:val="00FA7715"/>
    <w:rsid w:val="00FB0365"/>
    <w:rsid w:val="00FB0C0B"/>
    <w:rsid w:val="00FB1891"/>
    <w:rsid w:val="00FB1BDE"/>
    <w:rsid w:val="00FB2E87"/>
    <w:rsid w:val="00FB30CD"/>
    <w:rsid w:val="00FB43E7"/>
    <w:rsid w:val="00FB4ED1"/>
    <w:rsid w:val="00FC0BF0"/>
    <w:rsid w:val="00FC110C"/>
    <w:rsid w:val="00FC1B54"/>
    <w:rsid w:val="00FC1D6A"/>
    <w:rsid w:val="00FC3344"/>
    <w:rsid w:val="00FC33BD"/>
    <w:rsid w:val="00FC42BE"/>
    <w:rsid w:val="00FC4A5A"/>
    <w:rsid w:val="00FC602F"/>
    <w:rsid w:val="00FC610C"/>
    <w:rsid w:val="00FC70BC"/>
    <w:rsid w:val="00FC7907"/>
    <w:rsid w:val="00FC797E"/>
    <w:rsid w:val="00FC7B44"/>
    <w:rsid w:val="00FD09AB"/>
    <w:rsid w:val="00FD0A8B"/>
    <w:rsid w:val="00FD11C5"/>
    <w:rsid w:val="00FD12B7"/>
    <w:rsid w:val="00FD1BD1"/>
    <w:rsid w:val="00FD1F1D"/>
    <w:rsid w:val="00FD2C2D"/>
    <w:rsid w:val="00FD2E5C"/>
    <w:rsid w:val="00FD414C"/>
    <w:rsid w:val="00FD6478"/>
    <w:rsid w:val="00FD6B81"/>
    <w:rsid w:val="00FD7426"/>
    <w:rsid w:val="00FD786A"/>
    <w:rsid w:val="00FD7F66"/>
    <w:rsid w:val="00FE1257"/>
    <w:rsid w:val="00FE1AA9"/>
    <w:rsid w:val="00FE2279"/>
    <w:rsid w:val="00FE3061"/>
    <w:rsid w:val="00FE3FBA"/>
    <w:rsid w:val="00FE5860"/>
    <w:rsid w:val="00FE5C89"/>
    <w:rsid w:val="00FE69EF"/>
    <w:rsid w:val="00FF03AE"/>
    <w:rsid w:val="00FF05C3"/>
    <w:rsid w:val="00FF15ED"/>
    <w:rsid w:val="00FF17A0"/>
    <w:rsid w:val="00FF1F8F"/>
    <w:rsid w:val="00FF2443"/>
    <w:rsid w:val="00FF4402"/>
    <w:rsid w:val="00FF4A5C"/>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0C176B"/>
    <w:pPr>
      <w:overflowPunct w:val="0"/>
      <w:autoSpaceDE w:val="0"/>
      <w:autoSpaceDN w:val="0"/>
      <w:adjustRightInd w:val="0"/>
      <w:textAlignment w:val="baseline"/>
    </w:pPr>
    <w:rPr>
      <w:rFonts w:ascii="Arial" w:hAnsi="Arial"/>
    </w:rPr>
  </w:style>
  <w:style w:type="paragraph" w:styleId="1">
    <w:name w:val="heading 1"/>
    <w:basedOn w:val="a"/>
    <w:next w:val="a"/>
    <w:qFormat/>
    <w:rsid w:val="00B42E72"/>
    <w:pPr>
      <w:keepNext/>
      <w:pageBreakBefore/>
      <w:tabs>
        <w:tab w:val="left" w:pos="720"/>
      </w:tabs>
      <w:spacing w:before="240" w:after="60"/>
      <w:ind w:left="720" w:hanging="720"/>
      <w:outlineLvl w:val="0"/>
    </w:pPr>
    <w:rPr>
      <w:b/>
      <w:kern w:val="28"/>
      <w:sz w:val="28"/>
    </w:rPr>
  </w:style>
  <w:style w:type="paragraph" w:styleId="2">
    <w:name w:val="heading 2"/>
    <w:basedOn w:val="a"/>
    <w:next w:val="a"/>
    <w:qFormat/>
    <w:rsid w:val="009F0398"/>
    <w:pPr>
      <w:keepNext/>
      <w:tabs>
        <w:tab w:val="left" w:pos="1080"/>
      </w:tabs>
      <w:spacing w:before="120" w:after="60"/>
      <w:ind w:hangingChars="360" w:hanging="720"/>
      <w:outlineLvl w:val="1"/>
    </w:pPr>
    <w:rPr>
      <w:b/>
      <w:sz w:val="28"/>
    </w:rPr>
  </w:style>
  <w:style w:type="paragraph" w:styleId="3">
    <w:name w:val="heading 3"/>
    <w:basedOn w:val="a"/>
    <w:next w:val="a"/>
    <w:qFormat/>
    <w:rsid w:val="009F0398"/>
    <w:pPr>
      <w:keepNext/>
      <w:tabs>
        <w:tab w:val="left" w:pos="1440"/>
      </w:tabs>
      <w:spacing w:before="240" w:after="60"/>
      <w:ind w:hangingChars="360" w:hanging="720"/>
      <w:outlineLvl w:val="2"/>
    </w:pPr>
    <w:rPr>
      <w:b/>
      <w:sz w:val="21"/>
    </w:rPr>
  </w:style>
  <w:style w:type="paragraph" w:styleId="4">
    <w:name w:val="heading 4"/>
    <w:basedOn w:val="a"/>
    <w:next w:val="a"/>
    <w:qFormat/>
    <w:rsid w:val="00D54EF3"/>
    <w:pPr>
      <w:keepNext/>
      <w:tabs>
        <w:tab w:val="left" w:pos="2160"/>
      </w:tabs>
      <w:spacing w:before="240" w:after="60"/>
      <w:ind w:hangingChars="323" w:hanging="646"/>
      <w:outlineLvl w:val="3"/>
    </w:pPr>
    <w:rPr>
      <w:rFonts w:eastAsia="微软雅黑"/>
      <w:sz w:val="21"/>
    </w:rPr>
  </w:style>
  <w:style w:type="paragraph" w:styleId="5">
    <w:name w:val="heading 5"/>
    <w:basedOn w:val="a"/>
    <w:next w:val="a"/>
    <w:qFormat/>
    <w:rsid w:val="004764A2"/>
    <w:pPr>
      <w:spacing w:before="240" w:after="60"/>
      <w:outlineLvl w:val="4"/>
    </w:pPr>
    <w:rPr>
      <w:sz w:val="22"/>
    </w:rPr>
  </w:style>
  <w:style w:type="paragraph" w:styleId="6">
    <w:name w:val="heading 6"/>
    <w:basedOn w:val="a"/>
    <w:next w:val="a"/>
    <w:qFormat/>
    <w:rsid w:val="004764A2"/>
    <w:pPr>
      <w:spacing w:before="240" w:after="60"/>
      <w:outlineLvl w:val="5"/>
    </w:pPr>
    <w:rPr>
      <w:rFonts w:ascii="Times New Roman" w:hAnsi="Times New Roman"/>
      <w:i/>
      <w:sz w:val="22"/>
    </w:rPr>
  </w:style>
  <w:style w:type="paragraph" w:styleId="7">
    <w:name w:val="heading 7"/>
    <w:basedOn w:val="a"/>
    <w:next w:val="a"/>
    <w:qFormat/>
    <w:rsid w:val="004764A2"/>
    <w:pPr>
      <w:spacing w:before="240" w:after="60"/>
      <w:outlineLvl w:val="6"/>
    </w:pPr>
  </w:style>
  <w:style w:type="paragraph" w:styleId="8">
    <w:name w:val="heading 8"/>
    <w:basedOn w:val="a"/>
    <w:next w:val="a"/>
    <w:qFormat/>
    <w:rsid w:val="004764A2"/>
    <w:pPr>
      <w:spacing w:before="240" w:after="60"/>
      <w:outlineLvl w:val="7"/>
    </w:pPr>
    <w:rPr>
      <w:i/>
    </w:rPr>
  </w:style>
  <w:style w:type="paragraph" w:styleId="9">
    <w:name w:val="heading 9"/>
    <w:basedOn w:val="a"/>
    <w:next w:val="a"/>
    <w:qFormat/>
    <w:rsid w:val="004764A2"/>
    <w:pPr>
      <w:spacing w:before="240" w:after="60"/>
      <w:outlineLvl w:val="8"/>
    </w:pPr>
    <w:rPr>
      <w:b/>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rsid w:val="004764A2"/>
    <w:pPr>
      <w:tabs>
        <w:tab w:val="center" w:pos="4320"/>
        <w:tab w:val="right" w:pos="8640"/>
      </w:tabs>
    </w:pPr>
  </w:style>
  <w:style w:type="paragraph" w:customStyle="1" w:styleId="Heading1Comment">
    <w:name w:val="Heading 1 Comment"/>
    <w:basedOn w:val="1"/>
    <w:rsid w:val="004764A2"/>
    <w:pPr>
      <w:outlineLvl w:val="9"/>
    </w:pPr>
    <w:rPr>
      <w:color w:val="FF0000"/>
    </w:rPr>
  </w:style>
  <w:style w:type="paragraph" w:customStyle="1" w:styleId="Heading2Comment">
    <w:name w:val="Heading 2 Comment"/>
    <w:basedOn w:val="2"/>
    <w:rsid w:val="004764A2"/>
    <w:pPr>
      <w:outlineLvl w:val="9"/>
    </w:pPr>
    <w:rPr>
      <w:color w:val="FF0000"/>
    </w:rPr>
  </w:style>
  <w:style w:type="paragraph" w:customStyle="1" w:styleId="NormalComment">
    <w:name w:val="Normal Comment"/>
    <w:basedOn w:val="a"/>
    <w:rsid w:val="004764A2"/>
    <w:rPr>
      <w:color w:val="FF0000"/>
    </w:rPr>
  </w:style>
  <w:style w:type="paragraph" w:styleId="a4">
    <w:name w:val="footer"/>
    <w:basedOn w:val="a"/>
    <w:rsid w:val="004764A2"/>
    <w:pPr>
      <w:tabs>
        <w:tab w:val="center" w:pos="4320"/>
        <w:tab w:val="right" w:pos="8640"/>
      </w:tabs>
    </w:pPr>
    <w:rPr>
      <w:sz w:val="16"/>
    </w:rPr>
  </w:style>
  <w:style w:type="character" w:styleId="a5">
    <w:name w:val="page number"/>
    <w:basedOn w:val="a0"/>
    <w:rsid w:val="004764A2"/>
  </w:style>
  <w:style w:type="paragraph" w:customStyle="1" w:styleId="Head2numbered">
    <w:name w:val="Head 2 numbered"/>
    <w:basedOn w:val="NumberedHeading"/>
    <w:next w:val="a"/>
    <w:rsid w:val="004764A2"/>
    <w:rPr>
      <w:color w:val="000000"/>
      <w:sz w:val="24"/>
    </w:rPr>
  </w:style>
  <w:style w:type="paragraph" w:customStyle="1" w:styleId="NumberedHeading">
    <w:name w:val="Numbered Heading"/>
    <w:basedOn w:val="1"/>
    <w:next w:val="a"/>
    <w:rsid w:val="004764A2"/>
    <w:pPr>
      <w:tabs>
        <w:tab w:val="left" w:pos="2016"/>
      </w:tabs>
      <w:outlineLvl w:val="9"/>
    </w:pPr>
  </w:style>
  <w:style w:type="paragraph" w:customStyle="1" w:styleId="Table1">
    <w:name w:val="Table1"/>
    <w:basedOn w:val="a"/>
    <w:rsid w:val="004764A2"/>
    <w:rPr>
      <w:b/>
      <w:i/>
      <w:color w:val="000000"/>
    </w:rPr>
  </w:style>
  <w:style w:type="paragraph" w:customStyle="1" w:styleId="Table1Input">
    <w:name w:val="Table1 Input"/>
    <w:basedOn w:val="Table1"/>
    <w:rsid w:val="004764A2"/>
    <w:rPr>
      <w:color w:val="FF0000"/>
    </w:rPr>
  </w:style>
  <w:style w:type="paragraph" w:customStyle="1" w:styleId="HiddenText">
    <w:name w:val="Hidden Text"/>
    <w:basedOn w:val="a"/>
    <w:next w:val="a"/>
    <w:rsid w:val="004764A2"/>
    <w:pPr>
      <w:jc w:val="both"/>
    </w:pPr>
    <w:rPr>
      <w:vanish/>
      <w:color w:val="0000FF"/>
    </w:rPr>
  </w:style>
  <w:style w:type="paragraph" w:customStyle="1" w:styleId="IndentedNormal">
    <w:name w:val="Indented Normal"/>
    <w:basedOn w:val="a"/>
    <w:rsid w:val="004764A2"/>
    <w:pPr>
      <w:ind w:left="720"/>
    </w:pPr>
    <w:rPr>
      <w:sz w:val="24"/>
    </w:rPr>
  </w:style>
  <w:style w:type="paragraph" w:styleId="10">
    <w:name w:val="toc 1"/>
    <w:basedOn w:val="a"/>
    <w:next w:val="a"/>
    <w:uiPriority w:val="39"/>
    <w:qFormat/>
    <w:rsid w:val="004764A2"/>
    <w:pPr>
      <w:spacing w:before="120"/>
    </w:pPr>
  </w:style>
  <w:style w:type="paragraph" w:styleId="20">
    <w:name w:val="toc 2"/>
    <w:basedOn w:val="a"/>
    <w:next w:val="a"/>
    <w:uiPriority w:val="39"/>
    <w:qFormat/>
    <w:rsid w:val="004764A2"/>
    <w:pPr>
      <w:ind w:left="202"/>
    </w:pPr>
  </w:style>
  <w:style w:type="paragraph" w:styleId="30">
    <w:name w:val="toc 3"/>
    <w:basedOn w:val="a"/>
    <w:next w:val="a"/>
    <w:uiPriority w:val="39"/>
    <w:semiHidden/>
    <w:qFormat/>
    <w:rsid w:val="004764A2"/>
    <w:pPr>
      <w:ind w:left="403"/>
    </w:pPr>
  </w:style>
  <w:style w:type="paragraph" w:styleId="40">
    <w:name w:val="toc 4"/>
    <w:basedOn w:val="a"/>
    <w:next w:val="a"/>
    <w:semiHidden/>
    <w:rsid w:val="004764A2"/>
    <w:pPr>
      <w:ind w:left="600"/>
    </w:pPr>
  </w:style>
  <w:style w:type="paragraph" w:styleId="50">
    <w:name w:val="toc 5"/>
    <w:basedOn w:val="a"/>
    <w:next w:val="a"/>
    <w:semiHidden/>
    <w:rsid w:val="004764A2"/>
    <w:pPr>
      <w:ind w:left="800"/>
    </w:pPr>
  </w:style>
  <w:style w:type="paragraph" w:styleId="60">
    <w:name w:val="toc 6"/>
    <w:basedOn w:val="a"/>
    <w:next w:val="a"/>
    <w:semiHidden/>
    <w:rsid w:val="004764A2"/>
    <w:pPr>
      <w:ind w:left="1000"/>
    </w:pPr>
  </w:style>
  <w:style w:type="paragraph" w:styleId="70">
    <w:name w:val="toc 7"/>
    <w:basedOn w:val="a"/>
    <w:next w:val="a"/>
    <w:semiHidden/>
    <w:rsid w:val="004764A2"/>
    <w:pPr>
      <w:ind w:left="1200"/>
    </w:pPr>
  </w:style>
  <w:style w:type="paragraph" w:styleId="80">
    <w:name w:val="toc 8"/>
    <w:basedOn w:val="a"/>
    <w:next w:val="a"/>
    <w:semiHidden/>
    <w:rsid w:val="004764A2"/>
    <w:pPr>
      <w:ind w:left="1400"/>
    </w:pPr>
  </w:style>
  <w:style w:type="paragraph" w:styleId="90">
    <w:name w:val="toc 9"/>
    <w:basedOn w:val="a"/>
    <w:next w:val="a"/>
    <w:semiHidden/>
    <w:rsid w:val="004764A2"/>
    <w:pPr>
      <w:ind w:left="1600"/>
    </w:pPr>
  </w:style>
  <w:style w:type="paragraph" w:customStyle="1" w:styleId="BodyText21">
    <w:name w:val="Body Text 21"/>
    <w:basedOn w:val="a"/>
    <w:rsid w:val="004764A2"/>
    <w:rPr>
      <w:vanish/>
      <w:color w:val="0000FF"/>
    </w:rPr>
  </w:style>
  <w:style w:type="paragraph" w:styleId="a6">
    <w:name w:val="Normal Indent"/>
    <w:basedOn w:val="a"/>
    <w:rsid w:val="004764A2"/>
    <w:pPr>
      <w:ind w:left="720" w:firstLine="720"/>
      <w:jc w:val="both"/>
    </w:pPr>
    <w:rPr>
      <w:rFonts w:ascii="Times New Roman" w:hAnsi="Times New Roman"/>
      <w:sz w:val="24"/>
    </w:rPr>
  </w:style>
  <w:style w:type="paragraph" w:styleId="71">
    <w:name w:val="index 7"/>
    <w:basedOn w:val="a"/>
    <w:next w:val="a"/>
    <w:semiHidden/>
    <w:rsid w:val="004764A2"/>
    <w:pPr>
      <w:ind w:left="2160"/>
    </w:pPr>
    <w:rPr>
      <w:rFonts w:ascii="Times New Roman" w:hAnsi="Times New Roman"/>
      <w:sz w:val="24"/>
    </w:rPr>
  </w:style>
  <w:style w:type="paragraph" w:styleId="61">
    <w:name w:val="index 6"/>
    <w:basedOn w:val="a"/>
    <w:next w:val="a"/>
    <w:semiHidden/>
    <w:rsid w:val="004764A2"/>
    <w:pPr>
      <w:ind w:left="1800"/>
    </w:pPr>
    <w:rPr>
      <w:rFonts w:ascii="Times New Roman" w:hAnsi="Times New Roman"/>
      <w:sz w:val="24"/>
    </w:rPr>
  </w:style>
  <w:style w:type="paragraph" w:styleId="51">
    <w:name w:val="index 5"/>
    <w:basedOn w:val="a"/>
    <w:next w:val="a"/>
    <w:semiHidden/>
    <w:rsid w:val="004764A2"/>
    <w:pPr>
      <w:ind w:left="1440"/>
    </w:pPr>
    <w:rPr>
      <w:rFonts w:ascii="Times New Roman" w:hAnsi="Times New Roman"/>
      <w:sz w:val="24"/>
    </w:rPr>
  </w:style>
  <w:style w:type="paragraph" w:styleId="41">
    <w:name w:val="index 4"/>
    <w:basedOn w:val="a"/>
    <w:next w:val="a"/>
    <w:semiHidden/>
    <w:rsid w:val="004764A2"/>
    <w:pPr>
      <w:ind w:left="1080"/>
    </w:pPr>
    <w:rPr>
      <w:rFonts w:ascii="Times New Roman" w:hAnsi="Times New Roman"/>
      <w:sz w:val="24"/>
    </w:rPr>
  </w:style>
  <w:style w:type="paragraph" w:styleId="31">
    <w:name w:val="index 3"/>
    <w:basedOn w:val="a"/>
    <w:next w:val="a"/>
    <w:semiHidden/>
    <w:rsid w:val="004764A2"/>
    <w:pPr>
      <w:ind w:left="720"/>
    </w:pPr>
    <w:rPr>
      <w:rFonts w:ascii="Times New Roman" w:hAnsi="Times New Roman"/>
      <w:sz w:val="24"/>
    </w:rPr>
  </w:style>
  <w:style w:type="paragraph" w:styleId="21">
    <w:name w:val="index 2"/>
    <w:basedOn w:val="a"/>
    <w:next w:val="a"/>
    <w:semiHidden/>
    <w:rsid w:val="004764A2"/>
    <w:pPr>
      <w:ind w:left="360"/>
    </w:pPr>
    <w:rPr>
      <w:rFonts w:ascii="Times New Roman" w:hAnsi="Times New Roman"/>
      <w:sz w:val="24"/>
    </w:rPr>
  </w:style>
  <w:style w:type="paragraph" w:styleId="11">
    <w:name w:val="index 1"/>
    <w:basedOn w:val="a"/>
    <w:next w:val="a"/>
    <w:semiHidden/>
    <w:rsid w:val="004764A2"/>
    <w:rPr>
      <w:rFonts w:ascii="Times New Roman" w:hAnsi="Times New Roman"/>
      <w:sz w:val="24"/>
    </w:rPr>
  </w:style>
  <w:style w:type="character" w:styleId="a7">
    <w:name w:val="line number"/>
    <w:basedOn w:val="a0"/>
    <w:rsid w:val="004764A2"/>
  </w:style>
  <w:style w:type="paragraph" w:styleId="a8">
    <w:name w:val="index heading"/>
    <w:basedOn w:val="a"/>
    <w:next w:val="11"/>
    <w:semiHidden/>
    <w:rsid w:val="004764A2"/>
    <w:rPr>
      <w:rFonts w:ascii="Times New Roman" w:hAnsi="Times New Roman"/>
      <w:sz w:val="24"/>
    </w:rPr>
  </w:style>
  <w:style w:type="character" w:styleId="a9">
    <w:name w:val="footnote reference"/>
    <w:semiHidden/>
    <w:rsid w:val="004764A2"/>
    <w:rPr>
      <w:position w:val="6"/>
      <w:sz w:val="16"/>
    </w:rPr>
  </w:style>
  <w:style w:type="paragraph" w:styleId="aa">
    <w:name w:val="footnote text"/>
    <w:basedOn w:val="a"/>
    <w:semiHidden/>
    <w:rsid w:val="004764A2"/>
    <w:rPr>
      <w:rFonts w:ascii="Times New Roman" w:hAnsi="Times New Roman"/>
    </w:rPr>
  </w:style>
  <w:style w:type="paragraph" w:customStyle="1" w:styleId="Level3">
    <w:name w:val="Level 3"/>
    <w:basedOn w:val="3"/>
    <w:next w:val="a6"/>
    <w:rsid w:val="004764A2"/>
    <w:pPr>
      <w:spacing w:before="480" w:after="240" w:line="240" w:lineRule="atLeast"/>
      <w:outlineLvl w:val="9"/>
    </w:pPr>
    <w:rPr>
      <w:rFonts w:ascii="Times New Roman" w:hAnsi="Times New Roman"/>
      <w:b w:val="0"/>
      <w:color w:val="800080"/>
      <w:sz w:val="28"/>
    </w:rPr>
  </w:style>
  <w:style w:type="paragraph" w:customStyle="1" w:styleId="Level4">
    <w:name w:val="Level 4"/>
    <w:basedOn w:val="4"/>
    <w:next w:val="a6"/>
    <w:rsid w:val="004764A2"/>
    <w:pPr>
      <w:spacing w:before="480" w:after="240" w:line="240" w:lineRule="atLeast"/>
      <w:outlineLvl w:val="9"/>
    </w:pPr>
    <w:rPr>
      <w:rFonts w:ascii="Times New Roman" w:hAnsi="Times New Roman"/>
      <w:b/>
      <w:i/>
      <w:color w:val="800080"/>
      <w:sz w:val="28"/>
    </w:rPr>
  </w:style>
  <w:style w:type="paragraph" w:customStyle="1" w:styleId="BulletIndent">
    <w:name w:val="Bullet Indent"/>
    <w:basedOn w:val="a6"/>
    <w:rsid w:val="004764A2"/>
    <w:pPr>
      <w:keepLines/>
      <w:spacing w:before="120" w:line="240" w:lineRule="atLeast"/>
      <w:ind w:left="1080" w:hanging="360"/>
      <w:jc w:val="left"/>
    </w:pPr>
  </w:style>
  <w:style w:type="paragraph" w:customStyle="1" w:styleId="NumberedIndent">
    <w:name w:val="Numbered Indent"/>
    <w:basedOn w:val="BulletIndent"/>
    <w:rsid w:val="004764A2"/>
  </w:style>
  <w:style w:type="paragraph" w:customStyle="1" w:styleId="Caution">
    <w:name w:val="Caution"/>
    <w:basedOn w:val="a6"/>
    <w:next w:val="a6"/>
    <w:rsid w:val="004764A2"/>
    <w:pPr>
      <w:keepLines/>
      <w:pBdr>
        <w:top w:val="single" w:sz="6" w:space="4" w:color="000000"/>
        <w:left w:val="single" w:sz="6" w:space="4" w:color="000000"/>
        <w:bottom w:val="single" w:sz="6" w:space="4" w:color="000000"/>
        <w:right w:val="single" w:sz="6" w:space="4" w:color="000000"/>
      </w:pBdr>
      <w:spacing w:before="240" w:after="240" w:line="240" w:lineRule="atLeast"/>
      <w:ind w:left="907" w:right="360"/>
      <w:jc w:val="center"/>
    </w:pPr>
    <w:rPr>
      <w:color w:val="FF0000"/>
    </w:rPr>
  </w:style>
  <w:style w:type="paragraph" w:customStyle="1" w:styleId="Warning">
    <w:name w:val="Warning"/>
    <w:basedOn w:val="Caution"/>
    <w:next w:val="a6"/>
    <w:rsid w:val="004764A2"/>
    <w:rPr>
      <w:b/>
    </w:rPr>
  </w:style>
  <w:style w:type="paragraph" w:customStyle="1" w:styleId="Note">
    <w:name w:val="Note"/>
    <w:basedOn w:val="a6"/>
    <w:next w:val="a6"/>
    <w:rsid w:val="004764A2"/>
    <w:pPr>
      <w:keepLines/>
      <w:spacing w:before="240" w:after="240" w:line="240" w:lineRule="atLeast"/>
      <w:ind w:left="1440" w:right="540"/>
    </w:pPr>
    <w:rPr>
      <w:i/>
      <w:color w:val="800000"/>
    </w:rPr>
  </w:style>
  <w:style w:type="paragraph" w:customStyle="1" w:styleId="Example">
    <w:name w:val="Example"/>
    <w:basedOn w:val="a6"/>
    <w:next w:val="a6"/>
    <w:rsid w:val="004764A2"/>
    <w:pPr>
      <w:keepLines/>
      <w:tabs>
        <w:tab w:val="left" w:pos="3600"/>
      </w:tabs>
      <w:spacing w:before="240" w:after="240" w:line="240" w:lineRule="atLeast"/>
      <w:ind w:left="2160" w:hanging="1440"/>
    </w:pPr>
  </w:style>
  <w:style w:type="paragraph" w:customStyle="1" w:styleId="FigureTitle">
    <w:name w:val="Figure Title"/>
    <w:basedOn w:val="a6"/>
    <w:next w:val="a6"/>
    <w:rsid w:val="004764A2"/>
    <w:pPr>
      <w:keepLines/>
      <w:spacing w:before="360" w:after="360" w:line="240" w:lineRule="atLeast"/>
      <w:ind w:left="0"/>
      <w:jc w:val="center"/>
    </w:pPr>
    <w:rPr>
      <w:i/>
      <w:sz w:val="20"/>
    </w:rPr>
  </w:style>
  <w:style w:type="paragraph" w:customStyle="1" w:styleId="TableText">
    <w:name w:val="Table Text"/>
    <w:basedOn w:val="a"/>
    <w:rsid w:val="004764A2"/>
    <w:pPr>
      <w:spacing w:line="240" w:lineRule="atLeast"/>
    </w:pPr>
    <w:rPr>
      <w:rFonts w:ascii="Times New Roman" w:hAnsi="Times New Roman"/>
    </w:rPr>
  </w:style>
  <w:style w:type="paragraph" w:customStyle="1" w:styleId="TableFoot">
    <w:name w:val="Table Foot"/>
    <w:basedOn w:val="a"/>
    <w:next w:val="a6"/>
    <w:rsid w:val="004764A2"/>
    <w:pPr>
      <w:keepLines/>
      <w:spacing w:after="360" w:line="240" w:lineRule="atLeast"/>
    </w:pPr>
    <w:rPr>
      <w:rFonts w:ascii="Times New Roman" w:hAnsi="Times New Roman"/>
      <w:sz w:val="18"/>
    </w:rPr>
  </w:style>
  <w:style w:type="paragraph" w:customStyle="1" w:styleId="tocTitle">
    <w:name w:val="toc Title"/>
    <w:basedOn w:val="2"/>
    <w:next w:val="tocPage"/>
    <w:rsid w:val="004764A2"/>
    <w:pPr>
      <w:spacing w:before="0" w:after="240" w:line="240" w:lineRule="atLeast"/>
      <w:ind w:firstLine="0"/>
      <w:outlineLvl w:val="9"/>
    </w:pPr>
    <w:rPr>
      <w:rFonts w:ascii="Times New Roman" w:hAnsi="Times New Roman"/>
      <w:i/>
      <w:color w:val="000080"/>
      <w:sz w:val="36"/>
    </w:rPr>
  </w:style>
  <w:style w:type="paragraph" w:customStyle="1" w:styleId="tocPage">
    <w:name w:val="toc Page"/>
    <w:basedOn w:val="3"/>
    <w:next w:val="10"/>
    <w:rsid w:val="004764A2"/>
    <w:pPr>
      <w:spacing w:before="0" w:after="0" w:line="240" w:lineRule="atLeast"/>
      <w:jc w:val="right"/>
      <w:outlineLvl w:val="9"/>
    </w:pPr>
    <w:rPr>
      <w:rFonts w:ascii="Times New Roman" w:hAnsi="Times New Roman"/>
      <w:b w:val="0"/>
      <w:color w:val="800080"/>
    </w:rPr>
  </w:style>
  <w:style w:type="paragraph" w:customStyle="1" w:styleId="TableTitle">
    <w:name w:val="Table Title"/>
    <w:basedOn w:val="FigureTitle"/>
    <w:rsid w:val="004764A2"/>
    <w:pPr>
      <w:spacing w:after="120"/>
    </w:pPr>
  </w:style>
  <w:style w:type="paragraph" w:customStyle="1" w:styleId="BulletSub">
    <w:name w:val="Bullet Sub"/>
    <w:basedOn w:val="BulletIndent"/>
    <w:rsid w:val="004764A2"/>
    <w:pPr>
      <w:ind w:left="1440"/>
    </w:pPr>
  </w:style>
  <w:style w:type="paragraph" w:customStyle="1" w:styleId="NumberedSub">
    <w:name w:val="Numbered Sub"/>
    <w:basedOn w:val="BulletSub"/>
    <w:rsid w:val="004764A2"/>
  </w:style>
  <w:style w:type="paragraph" w:customStyle="1" w:styleId="SectionTitle">
    <w:name w:val="Section Title"/>
    <w:basedOn w:val="2"/>
    <w:next w:val="10"/>
    <w:rsid w:val="004764A2"/>
    <w:pPr>
      <w:pBdr>
        <w:bottom w:val="single" w:sz="6" w:space="4" w:color="000080"/>
      </w:pBdr>
      <w:spacing w:before="2400" w:after="240" w:line="240" w:lineRule="atLeast"/>
      <w:ind w:firstLine="0"/>
      <w:jc w:val="right"/>
      <w:outlineLvl w:val="9"/>
    </w:pPr>
    <w:rPr>
      <w:rFonts w:ascii="Times New Roman" w:hAnsi="Times New Roman"/>
      <w:i/>
      <w:color w:val="000080"/>
      <w:sz w:val="36"/>
    </w:rPr>
  </w:style>
  <w:style w:type="paragraph" w:customStyle="1" w:styleId="TOC1">
    <w:name w:val="TOC 标题1"/>
    <w:basedOn w:val="Level4"/>
    <w:next w:val="10"/>
    <w:rsid w:val="004764A2"/>
    <w:pPr>
      <w:jc w:val="center"/>
    </w:pPr>
    <w:rPr>
      <w:sz w:val="24"/>
    </w:rPr>
  </w:style>
  <w:style w:type="paragraph" w:styleId="ab">
    <w:name w:val="Title"/>
    <w:basedOn w:val="a"/>
    <w:link w:val="Char0"/>
    <w:qFormat/>
    <w:rsid w:val="004764A2"/>
    <w:pPr>
      <w:spacing w:before="240" w:after="60"/>
      <w:jc w:val="center"/>
    </w:pPr>
    <w:rPr>
      <w:b/>
      <w:kern w:val="28"/>
      <w:sz w:val="36"/>
    </w:rPr>
  </w:style>
  <w:style w:type="paragraph" w:customStyle="1" w:styleId="DocumentMap1">
    <w:name w:val="Document Map1"/>
    <w:basedOn w:val="a"/>
    <w:rsid w:val="004764A2"/>
    <w:pPr>
      <w:shd w:val="clear" w:color="auto" w:fill="000080"/>
    </w:pPr>
    <w:rPr>
      <w:rFonts w:ascii="Tahoma" w:hAnsi="Tahoma"/>
    </w:rPr>
  </w:style>
  <w:style w:type="paragraph" w:customStyle="1" w:styleId="BodyText31">
    <w:name w:val="Body Text 31"/>
    <w:basedOn w:val="a"/>
    <w:rsid w:val="004764A2"/>
    <w:pPr>
      <w:spacing w:after="120"/>
    </w:pPr>
    <w:rPr>
      <w:rFonts w:ascii="Times New Roman" w:hAnsi="Times New Roman"/>
      <w:sz w:val="16"/>
    </w:rPr>
  </w:style>
  <w:style w:type="paragraph" w:customStyle="1" w:styleId="BalloonText1">
    <w:name w:val="Balloon Text1"/>
    <w:basedOn w:val="a"/>
    <w:rsid w:val="004764A2"/>
    <w:rPr>
      <w:sz w:val="18"/>
    </w:rPr>
  </w:style>
  <w:style w:type="paragraph" w:styleId="ac">
    <w:name w:val="Document Map"/>
    <w:basedOn w:val="a"/>
    <w:link w:val="Char1"/>
    <w:rsid w:val="007A4F85"/>
    <w:rPr>
      <w:rFonts w:ascii="Tahoma" w:hAnsi="Tahoma" w:cs="Tahoma"/>
      <w:sz w:val="16"/>
      <w:szCs w:val="16"/>
    </w:rPr>
  </w:style>
  <w:style w:type="character" w:customStyle="1" w:styleId="Char1">
    <w:name w:val="文档结构图 Char"/>
    <w:link w:val="ac"/>
    <w:rsid w:val="007A4F85"/>
    <w:rPr>
      <w:rFonts w:ascii="Tahoma" w:hAnsi="Tahoma" w:cs="Tahoma"/>
      <w:sz w:val="16"/>
      <w:szCs w:val="16"/>
    </w:rPr>
  </w:style>
  <w:style w:type="table" w:styleId="ad">
    <w:name w:val="Table Grid"/>
    <w:basedOn w:val="a1"/>
    <w:rsid w:val="006038A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
    <w:name w:val="TOC Heading"/>
    <w:basedOn w:val="1"/>
    <w:next w:val="a"/>
    <w:uiPriority w:val="39"/>
    <w:semiHidden/>
    <w:unhideWhenUsed/>
    <w:qFormat/>
    <w:rsid w:val="00A9001F"/>
    <w:pPr>
      <w:keepLines/>
      <w:pageBreakBefore w:val="0"/>
      <w:tabs>
        <w:tab w:val="clear" w:pos="720"/>
      </w:tabs>
      <w:overflowPunct/>
      <w:autoSpaceDE/>
      <w:autoSpaceDN/>
      <w:adjustRightInd/>
      <w:spacing w:before="480" w:after="0" w:line="276" w:lineRule="auto"/>
      <w:ind w:left="0" w:firstLine="0"/>
      <w:textAlignment w:val="auto"/>
      <w:outlineLvl w:val="9"/>
    </w:pPr>
    <w:rPr>
      <w:rFonts w:ascii="Cambria" w:hAnsi="Cambria"/>
      <w:bCs/>
      <w:color w:val="365F91"/>
      <w:kern w:val="0"/>
      <w:szCs w:val="28"/>
      <w:lang w:eastAsia="en-US"/>
    </w:rPr>
  </w:style>
  <w:style w:type="character" w:styleId="ae">
    <w:name w:val="Hyperlink"/>
    <w:uiPriority w:val="99"/>
    <w:unhideWhenUsed/>
    <w:rsid w:val="00A9001F"/>
    <w:rPr>
      <w:color w:val="0000FF"/>
      <w:u w:val="single"/>
    </w:rPr>
  </w:style>
  <w:style w:type="paragraph" w:styleId="af">
    <w:name w:val="Balloon Text"/>
    <w:basedOn w:val="a"/>
    <w:link w:val="Char2"/>
    <w:rsid w:val="00A9001F"/>
    <w:rPr>
      <w:rFonts w:ascii="Tahoma" w:hAnsi="Tahoma" w:cs="Tahoma"/>
      <w:sz w:val="18"/>
      <w:szCs w:val="18"/>
    </w:rPr>
  </w:style>
  <w:style w:type="character" w:customStyle="1" w:styleId="Char2">
    <w:name w:val="批注框文本 Char"/>
    <w:link w:val="af"/>
    <w:rsid w:val="00A9001F"/>
    <w:rPr>
      <w:rFonts w:ascii="Tahoma" w:hAnsi="Tahoma" w:cs="Tahoma"/>
      <w:sz w:val="18"/>
      <w:szCs w:val="18"/>
    </w:rPr>
  </w:style>
  <w:style w:type="character" w:styleId="af0">
    <w:name w:val="Emphasis"/>
    <w:qFormat/>
    <w:rsid w:val="00E5758B"/>
    <w:rPr>
      <w:i/>
      <w:iCs/>
    </w:rPr>
  </w:style>
  <w:style w:type="paragraph" w:styleId="af1">
    <w:name w:val="List Paragraph"/>
    <w:basedOn w:val="a"/>
    <w:uiPriority w:val="34"/>
    <w:qFormat/>
    <w:rsid w:val="00E148E4"/>
    <w:pPr>
      <w:ind w:left="720"/>
      <w:contextualSpacing/>
    </w:pPr>
  </w:style>
  <w:style w:type="character" w:styleId="af2">
    <w:name w:val="annotation reference"/>
    <w:rsid w:val="003E0813"/>
    <w:rPr>
      <w:sz w:val="16"/>
      <w:szCs w:val="16"/>
    </w:rPr>
  </w:style>
  <w:style w:type="paragraph" w:styleId="af3">
    <w:name w:val="annotation text"/>
    <w:basedOn w:val="a"/>
    <w:link w:val="Char3"/>
    <w:rsid w:val="003E0813"/>
  </w:style>
  <w:style w:type="character" w:customStyle="1" w:styleId="Char3">
    <w:name w:val="批注文字 Char"/>
    <w:link w:val="af3"/>
    <w:rsid w:val="003E0813"/>
    <w:rPr>
      <w:rFonts w:ascii="Arial" w:hAnsi="Arial"/>
    </w:rPr>
  </w:style>
  <w:style w:type="paragraph" w:styleId="af4">
    <w:name w:val="annotation subject"/>
    <w:basedOn w:val="af3"/>
    <w:next w:val="af3"/>
    <w:link w:val="Char4"/>
    <w:rsid w:val="003E0813"/>
    <w:rPr>
      <w:b/>
      <w:bCs/>
    </w:rPr>
  </w:style>
  <w:style w:type="character" w:customStyle="1" w:styleId="Char4">
    <w:name w:val="批注主题 Char"/>
    <w:link w:val="af4"/>
    <w:rsid w:val="003E0813"/>
    <w:rPr>
      <w:rFonts w:ascii="Arial" w:hAnsi="Arial"/>
      <w:b/>
      <w:bCs/>
    </w:rPr>
  </w:style>
  <w:style w:type="character" w:customStyle="1" w:styleId="Char0">
    <w:name w:val="标题 Char"/>
    <w:link w:val="ab"/>
    <w:rsid w:val="00D54A81"/>
    <w:rPr>
      <w:rFonts w:ascii="Arial" w:hAnsi="Arial"/>
      <w:b/>
      <w:kern w:val="28"/>
      <w:sz w:val="36"/>
    </w:rPr>
  </w:style>
  <w:style w:type="paragraph" w:styleId="af5">
    <w:name w:val="endnote text"/>
    <w:basedOn w:val="a"/>
    <w:link w:val="Char5"/>
    <w:rsid w:val="003C0B7B"/>
    <w:pPr>
      <w:snapToGrid w:val="0"/>
    </w:pPr>
  </w:style>
  <w:style w:type="character" w:customStyle="1" w:styleId="Char5">
    <w:name w:val="尾注文本 Char"/>
    <w:basedOn w:val="a0"/>
    <w:link w:val="af5"/>
    <w:rsid w:val="003C0B7B"/>
    <w:rPr>
      <w:rFonts w:ascii="Arial" w:hAnsi="Arial"/>
    </w:rPr>
  </w:style>
  <w:style w:type="character" w:styleId="af6">
    <w:name w:val="endnote reference"/>
    <w:basedOn w:val="a0"/>
    <w:rsid w:val="003C0B7B"/>
    <w:rPr>
      <w:vertAlign w:val="superscript"/>
    </w:rPr>
  </w:style>
  <w:style w:type="character" w:styleId="af7">
    <w:name w:val="FollowedHyperlink"/>
    <w:basedOn w:val="a0"/>
    <w:rsid w:val="00F77918"/>
    <w:rPr>
      <w:color w:val="800080" w:themeColor="followedHyperlink"/>
      <w:u w:val="single"/>
    </w:rPr>
  </w:style>
  <w:style w:type="paragraph" w:customStyle="1" w:styleId="12">
    <w:name w:val="列出段落1"/>
    <w:basedOn w:val="a"/>
    <w:rsid w:val="00DE68F4"/>
    <w:pPr>
      <w:ind w:left="720"/>
      <w:contextualSpacing/>
    </w:pPr>
  </w:style>
  <w:style w:type="character" w:customStyle="1" w:styleId="Char">
    <w:name w:val="页眉 Char"/>
    <w:basedOn w:val="a0"/>
    <w:link w:val="a3"/>
    <w:uiPriority w:val="99"/>
    <w:rsid w:val="00EA3247"/>
    <w:rPr>
      <w:rFonts w:ascii="Arial" w:hAnsi="Arial"/>
    </w:rPr>
  </w:style>
  <w:style w:type="paragraph" w:styleId="af8">
    <w:name w:val="Normal (Web)"/>
    <w:basedOn w:val="a"/>
    <w:uiPriority w:val="99"/>
    <w:unhideWhenUsed/>
    <w:rsid w:val="001152A1"/>
    <w:pPr>
      <w:overflowPunct/>
      <w:autoSpaceDE/>
      <w:autoSpaceDN/>
      <w:adjustRightInd/>
      <w:textAlignment w:val="auto"/>
    </w:pPr>
    <w:rPr>
      <w:rFonts w:ascii="宋体" w:hAnsi="宋体" w:cs="宋体"/>
      <w:sz w:val="24"/>
      <w:szCs w:val="24"/>
    </w:rPr>
  </w:style>
  <w:style w:type="paragraph" w:customStyle="1" w:styleId="Default">
    <w:name w:val="Default"/>
    <w:rsid w:val="0039126C"/>
    <w:pPr>
      <w:widowControl w:val="0"/>
      <w:autoSpaceDE w:val="0"/>
      <w:autoSpaceDN w:val="0"/>
      <w:adjustRightInd w:val="0"/>
    </w:pPr>
    <w:rPr>
      <w:rFonts w:ascii="微软雅黑" w:eastAsia="微软雅黑" w:cs="微软雅黑"/>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0C176B"/>
    <w:pPr>
      <w:overflowPunct w:val="0"/>
      <w:autoSpaceDE w:val="0"/>
      <w:autoSpaceDN w:val="0"/>
      <w:adjustRightInd w:val="0"/>
      <w:textAlignment w:val="baseline"/>
    </w:pPr>
    <w:rPr>
      <w:rFonts w:ascii="Arial" w:hAnsi="Arial"/>
    </w:rPr>
  </w:style>
  <w:style w:type="paragraph" w:styleId="1">
    <w:name w:val="heading 1"/>
    <w:basedOn w:val="a"/>
    <w:next w:val="a"/>
    <w:qFormat/>
    <w:rsid w:val="00B42E72"/>
    <w:pPr>
      <w:keepNext/>
      <w:pageBreakBefore/>
      <w:tabs>
        <w:tab w:val="left" w:pos="720"/>
      </w:tabs>
      <w:spacing w:before="240" w:after="60"/>
      <w:ind w:left="720" w:hanging="720"/>
      <w:outlineLvl w:val="0"/>
    </w:pPr>
    <w:rPr>
      <w:b/>
      <w:kern w:val="28"/>
      <w:sz w:val="28"/>
    </w:rPr>
  </w:style>
  <w:style w:type="paragraph" w:styleId="2">
    <w:name w:val="heading 2"/>
    <w:basedOn w:val="a"/>
    <w:next w:val="a"/>
    <w:qFormat/>
    <w:rsid w:val="009F0398"/>
    <w:pPr>
      <w:keepNext/>
      <w:tabs>
        <w:tab w:val="left" w:pos="1080"/>
      </w:tabs>
      <w:spacing w:before="120" w:after="60"/>
      <w:ind w:hangingChars="360" w:hanging="720"/>
      <w:outlineLvl w:val="1"/>
    </w:pPr>
    <w:rPr>
      <w:b/>
      <w:sz w:val="28"/>
    </w:rPr>
  </w:style>
  <w:style w:type="paragraph" w:styleId="3">
    <w:name w:val="heading 3"/>
    <w:basedOn w:val="a"/>
    <w:next w:val="a"/>
    <w:qFormat/>
    <w:rsid w:val="009F0398"/>
    <w:pPr>
      <w:keepNext/>
      <w:tabs>
        <w:tab w:val="left" w:pos="1440"/>
      </w:tabs>
      <w:spacing w:before="240" w:after="60"/>
      <w:ind w:hangingChars="360" w:hanging="720"/>
      <w:outlineLvl w:val="2"/>
    </w:pPr>
    <w:rPr>
      <w:b/>
      <w:sz w:val="21"/>
    </w:rPr>
  </w:style>
  <w:style w:type="paragraph" w:styleId="4">
    <w:name w:val="heading 4"/>
    <w:basedOn w:val="a"/>
    <w:next w:val="a"/>
    <w:qFormat/>
    <w:rsid w:val="00D54EF3"/>
    <w:pPr>
      <w:keepNext/>
      <w:tabs>
        <w:tab w:val="left" w:pos="2160"/>
      </w:tabs>
      <w:spacing w:before="240" w:after="60"/>
      <w:ind w:hangingChars="323" w:hanging="646"/>
      <w:outlineLvl w:val="3"/>
    </w:pPr>
    <w:rPr>
      <w:rFonts w:eastAsia="微软雅黑"/>
      <w:sz w:val="21"/>
    </w:rPr>
  </w:style>
  <w:style w:type="paragraph" w:styleId="5">
    <w:name w:val="heading 5"/>
    <w:basedOn w:val="a"/>
    <w:next w:val="a"/>
    <w:qFormat/>
    <w:rsid w:val="004764A2"/>
    <w:pPr>
      <w:spacing w:before="240" w:after="60"/>
      <w:outlineLvl w:val="4"/>
    </w:pPr>
    <w:rPr>
      <w:sz w:val="22"/>
    </w:rPr>
  </w:style>
  <w:style w:type="paragraph" w:styleId="6">
    <w:name w:val="heading 6"/>
    <w:basedOn w:val="a"/>
    <w:next w:val="a"/>
    <w:qFormat/>
    <w:rsid w:val="004764A2"/>
    <w:pPr>
      <w:spacing w:before="240" w:after="60"/>
      <w:outlineLvl w:val="5"/>
    </w:pPr>
    <w:rPr>
      <w:rFonts w:ascii="Times New Roman" w:hAnsi="Times New Roman"/>
      <w:i/>
      <w:sz w:val="22"/>
    </w:rPr>
  </w:style>
  <w:style w:type="paragraph" w:styleId="7">
    <w:name w:val="heading 7"/>
    <w:basedOn w:val="a"/>
    <w:next w:val="a"/>
    <w:qFormat/>
    <w:rsid w:val="004764A2"/>
    <w:pPr>
      <w:spacing w:before="240" w:after="60"/>
      <w:outlineLvl w:val="6"/>
    </w:pPr>
  </w:style>
  <w:style w:type="paragraph" w:styleId="8">
    <w:name w:val="heading 8"/>
    <w:basedOn w:val="a"/>
    <w:next w:val="a"/>
    <w:qFormat/>
    <w:rsid w:val="004764A2"/>
    <w:pPr>
      <w:spacing w:before="240" w:after="60"/>
      <w:outlineLvl w:val="7"/>
    </w:pPr>
    <w:rPr>
      <w:i/>
    </w:rPr>
  </w:style>
  <w:style w:type="paragraph" w:styleId="9">
    <w:name w:val="heading 9"/>
    <w:basedOn w:val="a"/>
    <w:next w:val="a"/>
    <w:qFormat/>
    <w:rsid w:val="004764A2"/>
    <w:pPr>
      <w:spacing w:before="240" w:after="60"/>
      <w:outlineLvl w:val="8"/>
    </w:pPr>
    <w:rPr>
      <w:b/>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rsid w:val="004764A2"/>
    <w:pPr>
      <w:tabs>
        <w:tab w:val="center" w:pos="4320"/>
        <w:tab w:val="right" w:pos="8640"/>
      </w:tabs>
    </w:pPr>
  </w:style>
  <w:style w:type="paragraph" w:customStyle="1" w:styleId="Heading1Comment">
    <w:name w:val="Heading 1 Comment"/>
    <w:basedOn w:val="1"/>
    <w:rsid w:val="004764A2"/>
    <w:pPr>
      <w:outlineLvl w:val="9"/>
    </w:pPr>
    <w:rPr>
      <w:color w:val="FF0000"/>
    </w:rPr>
  </w:style>
  <w:style w:type="paragraph" w:customStyle="1" w:styleId="Heading2Comment">
    <w:name w:val="Heading 2 Comment"/>
    <w:basedOn w:val="2"/>
    <w:rsid w:val="004764A2"/>
    <w:pPr>
      <w:outlineLvl w:val="9"/>
    </w:pPr>
    <w:rPr>
      <w:color w:val="FF0000"/>
    </w:rPr>
  </w:style>
  <w:style w:type="paragraph" w:customStyle="1" w:styleId="NormalComment">
    <w:name w:val="Normal Comment"/>
    <w:basedOn w:val="a"/>
    <w:rsid w:val="004764A2"/>
    <w:rPr>
      <w:color w:val="FF0000"/>
    </w:rPr>
  </w:style>
  <w:style w:type="paragraph" w:styleId="a4">
    <w:name w:val="footer"/>
    <w:basedOn w:val="a"/>
    <w:rsid w:val="004764A2"/>
    <w:pPr>
      <w:tabs>
        <w:tab w:val="center" w:pos="4320"/>
        <w:tab w:val="right" w:pos="8640"/>
      </w:tabs>
    </w:pPr>
    <w:rPr>
      <w:sz w:val="16"/>
    </w:rPr>
  </w:style>
  <w:style w:type="character" w:styleId="a5">
    <w:name w:val="page number"/>
    <w:basedOn w:val="a0"/>
    <w:rsid w:val="004764A2"/>
  </w:style>
  <w:style w:type="paragraph" w:customStyle="1" w:styleId="Head2numbered">
    <w:name w:val="Head 2 numbered"/>
    <w:basedOn w:val="NumberedHeading"/>
    <w:next w:val="a"/>
    <w:rsid w:val="004764A2"/>
    <w:rPr>
      <w:color w:val="000000"/>
      <w:sz w:val="24"/>
    </w:rPr>
  </w:style>
  <w:style w:type="paragraph" w:customStyle="1" w:styleId="NumberedHeading">
    <w:name w:val="Numbered Heading"/>
    <w:basedOn w:val="1"/>
    <w:next w:val="a"/>
    <w:rsid w:val="004764A2"/>
    <w:pPr>
      <w:tabs>
        <w:tab w:val="left" w:pos="2016"/>
      </w:tabs>
      <w:outlineLvl w:val="9"/>
    </w:pPr>
  </w:style>
  <w:style w:type="paragraph" w:customStyle="1" w:styleId="Table1">
    <w:name w:val="Table1"/>
    <w:basedOn w:val="a"/>
    <w:rsid w:val="004764A2"/>
    <w:rPr>
      <w:b/>
      <w:i/>
      <w:color w:val="000000"/>
    </w:rPr>
  </w:style>
  <w:style w:type="paragraph" w:customStyle="1" w:styleId="Table1Input">
    <w:name w:val="Table1 Input"/>
    <w:basedOn w:val="Table1"/>
    <w:rsid w:val="004764A2"/>
    <w:rPr>
      <w:color w:val="FF0000"/>
    </w:rPr>
  </w:style>
  <w:style w:type="paragraph" w:customStyle="1" w:styleId="HiddenText">
    <w:name w:val="Hidden Text"/>
    <w:basedOn w:val="a"/>
    <w:next w:val="a"/>
    <w:rsid w:val="004764A2"/>
    <w:pPr>
      <w:jc w:val="both"/>
    </w:pPr>
    <w:rPr>
      <w:vanish/>
      <w:color w:val="0000FF"/>
    </w:rPr>
  </w:style>
  <w:style w:type="paragraph" w:customStyle="1" w:styleId="IndentedNormal">
    <w:name w:val="Indented Normal"/>
    <w:basedOn w:val="a"/>
    <w:rsid w:val="004764A2"/>
    <w:pPr>
      <w:ind w:left="720"/>
    </w:pPr>
    <w:rPr>
      <w:sz w:val="24"/>
    </w:rPr>
  </w:style>
  <w:style w:type="paragraph" w:styleId="10">
    <w:name w:val="toc 1"/>
    <w:basedOn w:val="a"/>
    <w:next w:val="a"/>
    <w:uiPriority w:val="39"/>
    <w:qFormat/>
    <w:rsid w:val="004764A2"/>
    <w:pPr>
      <w:spacing w:before="120"/>
    </w:pPr>
  </w:style>
  <w:style w:type="paragraph" w:styleId="20">
    <w:name w:val="toc 2"/>
    <w:basedOn w:val="a"/>
    <w:next w:val="a"/>
    <w:uiPriority w:val="39"/>
    <w:qFormat/>
    <w:rsid w:val="004764A2"/>
    <w:pPr>
      <w:ind w:left="202"/>
    </w:pPr>
  </w:style>
  <w:style w:type="paragraph" w:styleId="30">
    <w:name w:val="toc 3"/>
    <w:basedOn w:val="a"/>
    <w:next w:val="a"/>
    <w:uiPriority w:val="39"/>
    <w:semiHidden/>
    <w:qFormat/>
    <w:rsid w:val="004764A2"/>
    <w:pPr>
      <w:ind w:left="403"/>
    </w:pPr>
  </w:style>
  <w:style w:type="paragraph" w:styleId="40">
    <w:name w:val="toc 4"/>
    <w:basedOn w:val="a"/>
    <w:next w:val="a"/>
    <w:semiHidden/>
    <w:rsid w:val="004764A2"/>
    <w:pPr>
      <w:ind w:left="600"/>
    </w:pPr>
  </w:style>
  <w:style w:type="paragraph" w:styleId="50">
    <w:name w:val="toc 5"/>
    <w:basedOn w:val="a"/>
    <w:next w:val="a"/>
    <w:semiHidden/>
    <w:rsid w:val="004764A2"/>
    <w:pPr>
      <w:ind w:left="800"/>
    </w:pPr>
  </w:style>
  <w:style w:type="paragraph" w:styleId="60">
    <w:name w:val="toc 6"/>
    <w:basedOn w:val="a"/>
    <w:next w:val="a"/>
    <w:semiHidden/>
    <w:rsid w:val="004764A2"/>
    <w:pPr>
      <w:ind w:left="1000"/>
    </w:pPr>
  </w:style>
  <w:style w:type="paragraph" w:styleId="70">
    <w:name w:val="toc 7"/>
    <w:basedOn w:val="a"/>
    <w:next w:val="a"/>
    <w:semiHidden/>
    <w:rsid w:val="004764A2"/>
    <w:pPr>
      <w:ind w:left="1200"/>
    </w:pPr>
  </w:style>
  <w:style w:type="paragraph" w:styleId="80">
    <w:name w:val="toc 8"/>
    <w:basedOn w:val="a"/>
    <w:next w:val="a"/>
    <w:semiHidden/>
    <w:rsid w:val="004764A2"/>
    <w:pPr>
      <w:ind w:left="1400"/>
    </w:pPr>
  </w:style>
  <w:style w:type="paragraph" w:styleId="90">
    <w:name w:val="toc 9"/>
    <w:basedOn w:val="a"/>
    <w:next w:val="a"/>
    <w:semiHidden/>
    <w:rsid w:val="004764A2"/>
    <w:pPr>
      <w:ind w:left="1600"/>
    </w:pPr>
  </w:style>
  <w:style w:type="paragraph" w:customStyle="1" w:styleId="BodyText21">
    <w:name w:val="Body Text 21"/>
    <w:basedOn w:val="a"/>
    <w:rsid w:val="004764A2"/>
    <w:rPr>
      <w:vanish/>
      <w:color w:val="0000FF"/>
    </w:rPr>
  </w:style>
  <w:style w:type="paragraph" w:styleId="a6">
    <w:name w:val="Normal Indent"/>
    <w:basedOn w:val="a"/>
    <w:rsid w:val="004764A2"/>
    <w:pPr>
      <w:ind w:left="720" w:firstLine="720"/>
      <w:jc w:val="both"/>
    </w:pPr>
    <w:rPr>
      <w:rFonts w:ascii="Times New Roman" w:hAnsi="Times New Roman"/>
      <w:sz w:val="24"/>
    </w:rPr>
  </w:style>
  <w:style w:type="paragraph" w:styleId="71">
    <w:name w:val="index 7"/>
    <w:basedOn w:val="a"/>
    <w:next w:val="a"/>
    <w:semiHidden/>
    <w:rsid w:val="004764A2"/>
    <w:pPr>
      <w:ind w:left="2160"/>
    </w:pPr>
    <w:rPr>
      <w:rFonts w:ascii="Times New Roman" w:hAnsi="Times New Roman"/>
      <w:sz w:val="24"/>
    </w:rPr>
  </w:style>
  <w:style w:type="paragraph" w:styleId="61">
    <w:name w:val="index 6"/>
    <w:basedOn w:val="a"/>
    <w:next w:val="a"/>
    <w:semiHidden/>
    <w:rsid w:val="004764A2"/>
    <w:pPr>
      <w:ind w:left="1800"/>
    </w:pPr>
    <w:rPr>
      <w:rFonts w:ascii="Times New Roman" w:hAnsi="Times New Roman"/>
      <w:sz w:val="24"/>
    </w:rPr>
  </w:style>
  <w:style w:type="paragraph" w:styleId="51">
    <w:name w:val="index 5"/>
    <w:basedOn w:val="a"/>
    <w:next w:val="a"/>
    <w:semiHidden/>
    <w:rsid w:val="004764A2"/>
    <w:pPr>
      <w:ind w:left="1440"/>
    </w:pPr>
    <w:rPr>
      <w:rFonts w:ascii="Times New Roman" w:hAnsi="Times New Roman"/>
      <w:sz w:val="24"/>
    </w:rPr>
  </w:style>
  <w:style w:type="paragraph" w:styleId="41">
    <w:name w:val="index 4"/>
    <w:basedOn w:val="a"/>
    <w:next w:val="a"/>
    <w:semiHidden/>
    <w:rsid w:val="004764A2"/>
    <w:pPr>
      <w:ind w:left="1080"/>
    </w:pPr>
    <w:rPr>
      <w:rFonts w:ascii="Times New Roman" w:hAnsi="Times New Roman"/>
      <w:sz w:val="24"/>
    </w:rPr>
  </w:style>
  <w:style w:type="paragraph" w:styleId="31">
    <w:name w:val="index 3"/>
    <w:basedOn w:val="a"/>
    <w:next w:val="a"/>
    <w:semiHidden/>
    <w:rsid w:val="004764A2"/>
    <w:pPr>
      <w:ind w:left="720"/>
    </w:pPr>
    <w:rPr>
      <w:rFonts w:ascii="Times New Roman" w:hAnsi="Times New Roman"/>
      <w:sz w:val="24"/>
    </w:rPr>
  </w:style>
  <w:style w:type="paragraph" w:styleId="21">
    <w:name w:val="index 2"/>
    <w:basedOn w:val="a"/>
    <w:next w:val="a"/>
    <w:semiHidden/>
    <w:rsid w:val="004764A2"/>
    <w:pPr>
      <w:ind w:left="360"/>
    </w:pPr>
    <w:rPr>
      <w:rFonts w:ascii="Times New Roman" w:hAnsi="Times New Roman"/>
      <w:sz w:val="24"/>
    </w:rPr>
  </w:style>
  <w:style w:type="paragraph" w:styleId="11">
    <w:name w:val="index 1"/>
    <w:basedOn w:val="a"/>
    <w:next w:val="a"/>
    <w:semiHidden/>
    <w:rsid w:val="004764A2"/>
    <w:rPr>
      <w:rFonts w:ascii="Times New Roman" w:hAnsi="Times New Roman"/>
      <w:sz w:val="24"/>
    </w:rPr>
  </w:style>
  <w:style w:type="character" w:styleId="a7">
    <w:name w:val="line number"/>
    <w:basedOn w:val="a0"/>
    <w:rsid w:val="004764A2"/>
  </w:style>
  <w:style w:type="paragraph" w:styleId="a8">
    <w:name w:val="index heading"/>
    <w:basedOn w:val="a"/>
    <w:next w:val="11"/>
    <w:semiHidden/>
    <w:rsid w:val="004764A2"/>
    <w:rPr>
      <w:rFonts w:ascii="Times New Roman" w:hAnsi="Times New Roman"/>
      <w:sz w:val="24"/>
    </w:rPr>
  </w:style>
  <w:style w:type="character" w:styleId="a9">
    <w:name w:val="footnote reference"/>
    <w:semiHidden/>
    <w:rsid w:val="004764A2"/>
    <w:rPr>
      <w:position w:val="6"/>
      <w:sz w:val="16"/>
    </w:rPr>
  </w:style>
  <w:style w:type="paragraph" w:styleId="aa">
    <w:name w:val="footnote text"/>
    <w:basedOn w:val="a"/>
    <w:semiHidden/>
    <w:rsid w:val="004764A2"/>
    <w:rPr>
      <w:rFonts w:ascii="Times New Roman" w:hAnsi="Times New Roman"/>
    </w:rPr>
  </w:style>
  <w:style w:type="paragraph" w:customStyle="1" w:styleId="Level3">
    <w:name w:val="Level 3"/>
    <w:basedOn w:val="3"/>
    <w:next w:val="a6"/>
    <w:rsid w:val="004764A2"/>
    <w:pPr>
      <w:spacing w:before="480" w:after="240" w:line="240" w:lineRule="atLeast"/>
      <w:outlineLvl w:val="9"/>
    </w:pPr>
    <w:rPr>
      <w:rFonts w:ascii="Times New Roman" w:hAnsi="Times New Roman"/>
      <w:b w:val="0"/>
      <w:color w:val="800080"/>
      <w:sz w:val="28"/>
    </w:rPr>
  </w:style>
  <w:style w:type="paragraph" w:customStyle="1" w:styleId="Level4">
    <w:name w:val="Level 4"/>
    <w:basedOn w:val="4"/>
    <w:next w:val="a6"/>
    <w:rsid w:val="004764A2"/>
    <w:pPr>
      <w:spacing w:before="480" w:after="240" w:line="240" w:lineRule="atLeast"/>
      <w:outlineLvl w:val="9"/>
    </w:pPr>
    <w:rPr>
      <w:rFonts w:ascii="Times New Roman" w:hAnsi="Times New Roman"/>
      <w:b/>
      <w:i/>
      <w:color w:val="800080"/>
      <w:sz w:val="28"/>
    </w:rPr>
  </w:style>
  <w:style w:type="paragraph" w:customStyle="1" w:styleId="BulletIndent">
    <w:name w:val="Bullet Indent"/>
    <w:basedOn w:val="a6"/>
    <w:rsid w:val="004764A2"/>
    <w:pPr>
      <w:keepLines/>
      <w:spacing w:before="120" w:line="240" w:lineRule="atLeast"/>
      <w:ind w:left="1080" w:hanging="360"/>
      <w:jc w:val="left"/>
    </w:pPr>
  </w:style>
  <w:style w:type="paragraph" w:customStyle="1" w:styleId="NumberedIndent">
    <w:name w:val="Numbered Indent"/>
    <w:basedOn w:val="BulletIndent"/>
    <w:rsid w:val="004764A2"/>
  </w:style>
  <w:style w:type="paragraph" w:customStyle="1" w:styleId="Caution">
    <w:name w:val="Caution"/>
    <w:basedOn w:val="a6"/>
    <w:next w:val="a6"/>
    <w:rsid w:val="004764A2"/>
    <w:pPr>
      <w:keepLines/>
      <w:pBdr>
        <w:top w:val="single" w:sz="6" w:space="4" w:color="000000"/>
        <w:left w:val="single" w:sz="6" w:space="4" w:color="000000"/>
        <w:bottom w:val="single" w:sz="6" w:space="4" w:color="000000"/>
        <w:right w:val="single" w:sz="6" w:space="4" w:color="000000"/>
      </w:pBdr>
      <w:spacing w:before="240" w:after="240" w:line="240" w:lineRule="atLeast"/>
      <w:ind w:left="907" w:right="360"/>
      <w:jc w:val="center"/>
    </w:pPr>
    <w:rPr>
      <w:color w:val="FF0000"/>
    </w:rPr>
  </w:style>
  <w:style w:type="paragraph" w:customStyle="1" w:styleId="Warning">
    <w:name w:val="Warning"/>
    <w:basedOn w:val="Caution"/>
    <w:next w:val="a6"/>
    <w:rsid w:val="004764A2"/>
    <w:rPr>
      <w:b/>
    </w:rPr>
  </w:style>
  <w:style w:type="paragraph" w:customStyle="1" w:styleId="Note">
    <w:name w:val="Note"/>
    <w:basedOn w:val="a6"/>
    <w:next w:val="a6"/>
    <w:rsid w:val="004764A2"/>
    <w:pPr>
      <w:keepLines/>
      <w:spacing w:before="240" w:after="240" w:line="240" w:lineRule="atLeast"/>
      <w:ind w:left="1440" w:right="540"/>
    </w:pPr>
    <w:rPr>
      <w:i/>
      <w:color w:val="800000"/>
    </w:rPr>
  </w:style>
  <w:style w:type="paragraph" w:customStyle="1" w:styleId="Example">
    <w:name w:val="Example"/>
    <w:basedOn w:val="a6"/>
    <w:next w:val="a6"/>
    <w:rsid w:val="004764A2"/>
    <w:pPr>
      <w:keepLines/>
      <w:tabs>
        <w:tab w:val="left" w:pos="3600"/>
      </w:tabs>
      <w:spacing w:before="240" w:after="240" w:line="240" w:lineRule="atLeast"/>
      <w:ind w:left="2160" w:hanging="1440"/>
    </w:pPr>
  </w:style>
  <w:style w:type="paragraph" w:customStyle="1" w:styleId="FigureTitle">
    <w:name w:val="Figure Title"/>
    <w:basedOn w:val="a6"/>
    <w:next w:val="a6"/>
    <w:rsid w:val="004764A2"/>
    <w:pPr>
      <w:keepLines/>
      <w:spacing w:before="360" w:after="360" w:line="240" w:lineRule="atLeast"/>
      <w:ind w:left="0"/>
      <w:jc w:val="center"/>
    </w:pPr>
    <w:rPr>
      <w:i/>
      <w:sz w:val="20"/>
    </w:rPr>
  </w:style>
  <w:style w:type="paragraph" w:customStyle="1" w:styleId="TableText">
    <w:name w:val="Table Text"/>
    <w:basedOn w:val="a"/>
    <w:rsid w:val="004764A2"/>
    <w:pPr>
      <w:spacing w:line="240" w:lineRule="atLeast"/>
    </w:pPr>
    <w:rPr>
      <w:rFonts w:ascii="Times New Roman" w:hAnsi="Times New Roman"/>
    </w:rPr>
  </w:style>
  <w:style w:type="paragraph" w:customStyle="1" w:styleId="TableFoot">
    <w:name w:val="Table Foot"/>
    <w:basedOn w:val="a"/>
    <w:next w:val="a6"/>
    <w:rsid w:val="004764A2"/>
    <w:pPr>
      <w:keepLines/>
      <w:spacing w:after="360" w:line="240" w:lineRule="atLeast"/>
    </w:pPr>
    <w:rPr>
      <w:rFonts w:ascii="Times New Roman" w:hAnsi="Times New Roman"/>
      <w:sz w:val="18"/>
    </w:rPr>
  </w:style>
  <w:style w:type="paragraph" w:customStyle="1" w:styleId="tocTitle">
    <w:name w:val="toc Title"/>
    <w:basedOn w:val="2"/>
    <w:next w:val="tocPage"/>
    <w:rsid w:val="004764A2"/>
    <w:pPr>
      <w:spacing w:before="0" w:after="240" w:line="240" w:lineRule="atLeast"/>
      <w:ind w:firstLine="0"/>
      <w:outlineLvl w:val="9"/>
    </w:pPr>
    <w:rPr>
      <w:rFonts w:ascii="Times New Roman" w:hAnsi="Times New Roman"/>
      <w:i/>
      <w:color w:val="000080"/>
      <w:sz w:val="36"/>
    </w:rPr>
  </w:style>
  <w:style w:type="paragraph" w:customStyle="1" w:styleId="tocPage">
    <w:name w:val="toc Page"/>
    <w:basedOn w:val="3"/>
    <w:next w:val="10"/>
    <w:rsid w:val="004764A2"/>
    <w:pPr>
      <w:spacing w:before="0" w:after="0" w:line="240" w:lineRule="atLeast"/>
      <w:jc w:val="right"/>
      <w:outlineLvl w:val="9"/>
    </w:pPr>
    <w:rPr>
      <w:rFonts w:ascii="Times New Roman" w:hAnsi="Times New Roman"/>
      <w:b w:val="0"/>
      <w:color w:val="800080"/>
    </w:rPr>
  </w:style>
  <w:style w:type="paragraph" w:customStyle="1" w:styleId="TableTitle">
    <w:name w:val="Table Title"/>
    <w:basedOn w:val="FigureTitle"/>
    <w:rsid w:val="004764A2"/>
    <w:pPr>
      <w:spacing w:after="120"/>
    </w:pPr>
  </w:style>
  <w:style w:type="paragraph" w:customStyle="1" w:styleId="BulletSub">
    <w:name w:val="Bullet Sub"/>
    <w:basedOn w:val="BulletIndent"/>
    <w:rsid w:val="004764A2"/>
    <w:pPr>
      <w:ind w:left="1440"/>
    </w:pPr>
  </w:style>
  <w:style w:type="paragraph" w:customStyle="1" w:styleId="NumberedSub">
    <w:name w:val="Numbered Sub"/>
    <w:basedOn w:val="BulletSub"/>
    <w:rsid w:val="004764A2"/>
  </w:style>
  <w:style w:type="paragraph" w:customStyle="1" w:styleId="SectionTitle">
    <w:name w:val="Section Title"/>
    <w:basedOn w:val="2"/>
    <w:next w:val="10"/>
    <w:rsid w:val="004764A2"/>
    <w:pPr>
      <w:pBdr>
        <w:bottom w:val="single" w:sz="6" w:space="4" w:color="000080"/>
      </w:pBdr>
      <w:spacing w:before="2400" w:after="240" w:line="240" w:lineRule="atLeast"/>
      <w:ind w:firstLine="0"/>
      <w:jc w:val="right"/>
      <w:outlineLvl w:val="9"/>
    </w:pPr>
    <w:rPr>
      <w:rFonts w:ascii="Times New Roman" w:hAnsi="Times New Roman"/>
      <w:i/>
      <w:color w:val="000080"/>
      <w:sz w:val="36"/>
    </w:rPr>
  </w:style>
  <w:style w:type="paragraph" w:customStyle="1" w:styleId="TOC1">
    <w:name w:val="TOC 标题1"/>
    <w:basedOn w:val="Level4"/>
    <w:next w:val="10"/>
    <w:rsid w:val="004764A2"/>
    <w:pPr>
      <w:jc w:val="center"/>
    </w:pPr>
    <w:rPr>
      <w:sz w:val="24"/>
    </w:rPr>
  </w:style>
  <w:style w:type="paragraph" w:styleId="ab">
    <w:name w:val="Title"/>
    <w:basedOn w:val="a"/>
    <w:link w:val="Char0"/>
    <w:qFormat/>
    <w:rsid w:val="004764A2"/>
    <w:pPr>
      <w:spacing w:before="240" w:after="60"/>
      <w:jc w:val="center"/>
    </w:pPr>
    <w:rPr>
      <w:b/>
      <w:kern w:val="28"/>
      <w:sz w:val="36"/>
    </w:rPr>
  </w:style>
  <w:style w:type="paragraph" w:customStyle="1" w:styleId="DocumentMap1">
    <w:name w:val="Document Map1"/>
    <w:basedOn w:val="a"/>
    <w:rsid w:val="004764A2"/>
    <w:pPr>
      <w:shd w:val="clear" w:color="auto" w:fill="000080"/>
    </w:pPr>
    <w:rPr>
      <w:rFonts w:ascii="Tahoma" w:hAnsi="Tahoma"/>
    </w:rPr>
  </w:style>
  <w:style w:type="paragraph" w:customStyle="1" w:styleId="BodyText31">
    <w:name w:val="Body Text 31"/>
    <w:basedOn w:val="a"/>
    <w:rsid w:val="004764A2"/>
    <w:pPr>
      <w:spacing w:after="120"/>
    </w:pPr>
    <w:rPr>
      <w:rFonts w:ascii="Times New Roman" w:hAnsi="Times New Roman"/>
      <w:sz w:val="16"/>
    </w:rPr>
  </w:style>
  <w:style w:type="paragraph" w:customStyle="1" w:styleId="BalloonText1">
    <w:name w:val="Balloon Text1"/>
    <w:basedOn w:val="a"/>
    <w:rsid w:val="004764A2"/>
    <w:rPr>
      <w:sz w:val="18"/>
    </w:rPr>
  </w:style>
  <w:style w:type="paragraph" w:styleId="ac">
    <w:name w:val="Document Map"/>
    <w:basedOn w:val="a"/>
    <w:link w:val="Char1"/>
    <w:rsid w:val="007A4F85"/>
    <w:rPr>
      <w:rFonts w:ascii="Tahoma" w:hAnsi="Tahoma" w:cs="Tahoma"/>
      <w:sz w:val="16"/>
      <w:szCs w:val="16"/>
    </w:rPr>
  </w:style>
  <w:style w:type="character" w:customStyle="1" w:styleId="Char1">
    <w:name w:val="文档结构图 字符"/>
    <w:link w:val="ac"/>
    <w:rsid w:val="007A4F85"/>
    <w:rPr>
      <w:rFonts w:ascii="Tahoma" w:hAnsi="Tahoma" w:cs="Tahoma"/>
      <w:sz w:val="16"/>
      <w:szCs w:val="16"/>
    </w:rPr>
  </w:style>
  <w:style w:type="table" w:styleId="ad">
    <w:name w:val="Table Grid"/>
    <w:basedOn w:val="a1"/>
    <w:rsid w:val="006038A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
    <w:name w:val="TOC Heading"/>
    <w:basedOn w:val="1"/>
    <w:next w:val="a"/>
    <w:uiPriority w:val="39"/>
    <w:semiHidden/>
    <w:unhideWhenUsed/>
    <w:qFormat/>
    <w:rsid w:val="00A9001F"/>
    <w:pPr>
      <w:keepLines/>
      <w:pageBreakBefore w:val="0"/>
      <w:tabs>
        <w:tab w:val="clear" w:pos="720"/>
      </w:tabs>
      <w:overflowPunct/>
      <w:autoSpaceDE/>
      <w:autoSpaceDN/>
      <w:adjustRightInd/>
      <w:spacing w:before="480" w:after="0" w:line="276" w:lineRule="auto"/>
      <w:ind w:left="0" w:firstLine="0"/>
      <w:textAlignment w:val="auto"/>
      <w:outlineLvl w:val="9"/>
    </w:pPr>
    <w:rPr>
      <w:rFonts w:ascii="Cambria" w:hAnsi="Cambria"/>
      <w:bCs/>
      <w:color w:val="365F91"/>
      <w:kern w:val="0"/>
      <w:szCs w:val="28"/>
      <w:lang w:eastAsia="en-US"/>
    </w:rPr>
  </w:style>
  <w:style w:type="character" w:styleId="ae">
    <w:name w:val="Hyperlink"/>
    <w:uiPriority w:val="99"/>
    <w:unhideWhenUsed/>
    <w:rsid w:val="00A9001F"/>
    <w:rPr>
      <w:color w:val="0000FF"/>
      <w:u w:val="single"/>
    </w:rPr>
  </w:style>
  <w:style w:type="paragraph" w:styleId="af">
    <w:name w:val="Balloon Text"/>
    <w:basedOn w:val="a"/>
    <w:link w:val="Char2"/>
    <w:rsid w:val="00A9001F"/>
    <w:rPr>
      <w:rFonts w:ascii="Tahoma" w:hAnsi="Tahoma" w:cs="Tahoma"/>
      <w:sz w:val="18"/>
      <w:szCs w:val="18"/>
    </w:rPr>
  </w:style>
  <w:style w:type="character" w:customStyle="1" w:styleId="Char2">
    <w:name w:val="批注框文本字符"/>
    <w:link w:val="af"/>
    <w:rsid w:val="00A9001F"/>
    <w:rPr>
      <w:rFonts w:ascii="Tahoma" w:hAnsi="Tahoma" w:cs="Tahoma"/>
      <w:sz w:val="18"/>
      <w:szCs w:val="18"/>
    </w:rPr>
  </w:style>
  <w:style w:type="character" w:styleId="af0">
    <w:name w:val="Emphasis"/>
    <w:qFormat/>
    <w:rsid w:val="00E5758B"/>
    <w:rPr>
      <w:i/>
      <w:iCs/>
    </w:rPr>
  </w:style>
  <w:style w:type="paragraph" w:styleId="af1">
    <w:name w:val="List Paragraph"/>
    <w:basedOn w:val="a"/>
    <w:uiPriority w:val="34"/>
    <w:qFormat/>
    <w:rsid w:val="00E148E4"/>
    <w:pPr>
      <w:ind w:left="720"/>
      <w:contextualSpacing/>
    </w:pPr>
  </w:style>
  <w:style w:type="character" w:styleId="af2">
    <w:name w:val="annotation reference"/>
    <w:rsid w:val="003E0813"/>
    <w:rPr>
      <w:sz w:val="16"/>
      <w:szCs w:val="16"/>
    </w:rPr>
  </w:style>
  <w:style w:type="paragraph" w:styleId="af3">
    <w:name w:val="annotation text"/>
    <w:basedOn w:val="a"/>
    <w:link w:val="Char3"/>
    <w:rsid w:val="003E0813"/>
  </w:style>
  <w:style w:type="character" w:customStyle="1" w:styleId="Char3">
    <w:name w:val="注释文本字符"/>
    <w:link w:val="af3"/>
    <w:rsid w:val="003E0813"/>
    <w:rPr>
      <w:rFonts w:ascii="Arial" w:hAnsi="Arial"/>
    </w:rPr>
  </w:style>
  <w:style w:type="paragraph" w:styleId="af4">
    <w:name w:val="annotation subject"/>
    <w:basedOn w:val="af3"/>
    <w:next w:val="af3"/>
    <w:link w:val="Char4"/>
    <w:rsid w:val="003E0813"/>
    <w:rPr>
      <w:b/>
      <w:bCs/>
    </w:rPr>
  </w:style>
  <w:style w:type="character" w:customStyle="1" w:styleId="Char4">
    <w:name w:val="批注主题字符"/>
    <w:link w:val="af4"/>
    <w:rsid w:val="003E0813"/>
    <w:rPr>
      <w:rFonts w:ascii="Arial" w:hAnsi="Arial"/>
      <w:b/>
      <w:bCs/>
    </w:rPr>
  </w:style>
  <w:style w:type="character" w:customStyle="1" w:styleId="Char0">
    <w:name w:val="标题字符"/>
    <w:link w:val="ab"/>
    <w:rsid w:val="00D54A81"/>
    <w:rPr>
      <w:rFonts w:ascii="Arial" w:hAnsi="Arial"/>
      <w:b/>
      <w:kern w:val="28"/>
      <w:sz w:val="36"/>
    </w:rPr>
  </w:style>
  <w:style w:type="paragraph" w:styleId="af5">
    <w:name w:val="endnote text"/>
    <w:basedOn w:val="a"/>
    <w:link w:val="Char5"/>
    <w:rsid w:val="003C0B7B"/>
    <w:pPr>
      <w:snapToGrid w:val="0"/>
    </w:pPr>
  </w:style>
  <w:style w:type="character" w:customStyle="1" w:styleId="Char5">
    <w:name w:val="尾注文本字符"/>
    <w:basedOn w:val="a0"/>
    <w:link w:val="af5"/>
    <w:rsid w:val="003C0B7B"/>
    <w:rPr>
      <w:rFonts w:ascii="Arial" w:hAnsi="Arial"/>
    </w:rPr>
  </w:style>
  <w:style w:type="character" w:styleId="af6">
    <w:name w:val="endnote reference"/>
    <w:basedOn w:val="a0"/>
    <w:rsid w:val="003C0B7B"/>
    <w:rPr>
      <w:vertAlign w:val="superscript"/>
    </w:rPr>
  </w:style>
  <w:style w:type="character" w:styleId="af7">
    <w:name w:val="FollowedHyperlink"/>
    <w:basedOn w:val="a0"/>
    <w:rsid w:val="00F77918"/>
    <w:rPr>
      <w:color w:val="800080" w:themeColor="followedHyperlink"/>
      <w:u w:val="single"/>
    </w:rPr>
  </w:style>
  <w:style w:type="paragraph" w:customStyle="1" w:styleId="12">
    <w:name w:val="列出段落1"/>
    <w:basedOn w:val="a"/>
    <w:rsid w:val="00DE68F4"/>
    <w:pPr>
      <w:ind w:left="720"/>
      <w:contextualSpacing/>
    </w:pPr>
  </w:style>
  <w:style w:type="character" w:customStyle="1" w:styleId="Char">
    <w:name w:val="页眉字符"/>
    <w:basedOn w:val="a0"/>
    <w:link w:val="a3"/>
    <w:uiPriority w:val="99"/>
    <w:rsid w:val="00EA3247"/>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794794">
      <w:bodyDiv w:val="1"/>
      <w:marLeft w:val="0"/>
      <w:marRight w:val="0"/>
      <w:marTop w:val="0"/>
      <w:marBottom w:val="0"/>
      <w:divBdr>
        <w:top w:val="none" w:sz="0" w:space="0" w:color="auto"/>
        <w:left w:val="none" w:sz="0" w:space="0" w:color="auto"/>
        <w:bottom w:val="none" w:sz="0" w:space="0" w:color="auto"/>
        <w:right w:val="none" w:sz="0" w:space="0" w:color="auto"/>
      </w:divBdr>
    </w:div>
    <w:div w:id="81532164">
      <w:bodyDiv w:val="1"/>
      <w:marLeft w:val="0"/>
      <w:marRight w:val="0"/>
      <w:marTop w:val="0"/>
      <w:marBottom w:val="0"/>
      <w:divBdr>
        <w:top w:val="none" w:sz="0" w:space="0" w:color="auto"/>
        <w:left w:val="none" w:sz="0" w:space="0" w:color="auto"/>
        <w:bottom w:val="none" w:sz="0" w:space="0" w:color="auto"/>
        <w:right w:val="none" w:sz="0" w:space="0" w:color="auto"/>
      </w:divBdr>
    </w:div>
    <w:div w:id="302194654">
      <w:bodyDiv w:val="1"/>
      <w:marLeft w:val="0"/>
      <w:marRight w:val="0"/>
      <w:marTop w:val="0"/>
      <w:marBottom w:val="0"/>
      <w:divBdr>
        <w:top w:val="none" w:sz="0" w:space="0" w:color="auto"/>
        <w:left w:val="none" w:sz="0" w:space="0" w:color="auto"/>
        <w:bottom w:val="none" w:sz="0" w:space="0" w:color="auto"/>
        <w:right w:val="none" w:sz="0" w:space="0" w:color="auto"/>
      </w:divBdr>
    </w:div>
    <w:div w:id="620842558">
      <w:bodyDiv w:val="1"/>
      <w:marLeft w:val="0"/>
      <w:marRight w:val="0"/>
      <w:marTop w:val="0"/>
      <w:marBottom w:val="0"/>
      <w:divBdr>
        <w:top w:val="none" w:sz="0" w:space="0" w:color="auto"/>
        <w:left w:val="none" w:sz="0" w:space="0" w:color="auto"/>
        <w:bottom w:val="none" w:sz="0" w:space="0" w:color="auto"/>
        <w:right w:val="none" w:sz="0" w:space="0" w:color="auto"/>
      </w:divBdr>
    </w:div>
    <w:div w:id="635449186">
      <w:bodyDiv w:val="1"/>
      <w:marLeft w:val="0"/>
      <w:marRight w:val="0"/>
      <w:marTop w:val="0"/>
      <w:marBottom w:val="0"/>
      <w:divBdr>
        <w:top w:val="none" w:sz="0" w:space="0" w:color="auto"/>
        <w:left w:val="none" w:sz="0" w:space="0" w:color="auto"/>
        <w:bottom w:val="none" w:sz="0" w:space="0" w:color="auto"/>
        <w:right w:val="none" w:sz="0" w:space="0" w:color="auto"/>
      </w:divBdr>
      <w:divsChild>
        <w:div w:id="1057439028">
          <w:marLeft w:val="0"/>
          <w:marRight w:val="0"/>
          <w:marTop w:val="0"/>
          <w:marBottom w:val="0"/>
          <w:divBdr>
            <w:top w:val="none" w:sz="0" w:space="0" w:color="auto"/>
            <w:left w:val="none" w:sz="0" w:space="0" w:color="auto"/>
            <w:bottom w:val="none" w:sz="0" w:space="0" w:color="auto"/>
            <w:right w:val="none" w:sz="0" w:space="0" w:color="auto"/>
          </w:divBdr>
          <w:divsChild>
            <w:div w:id="1996108501">
              <w:marLeft w:val="0"/>
              <w:marRight w:val="0"/>
              <w:marTop w:val="0"/>
              <w:marBottom w:val="0"/>
              <w:divBdr>
                <w:top w:val="none" w:sz="0" w:space="0" w:color="auto"/>
                <w:left w:val="none" w:sz="0" w:space="0" w:color="auto"/>
                <w:bottom w:val="none" w:sz="0" w:space="0" w:color="auto"/>
                <w:right w:val="none" w:sz="0" w:space="0" w:color="auto"/>
              </w:divBdr>
              <w:divsChild>
                <w:div w:id="2017801446">
                  <w:marLeft w:val="2081"/>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6425566">
      <w:bodyDiv w:val="1"/>
      <w:marLeft w:val="0"/>
      <w:marRight w:val="0"/>
      <w:marTop w:val="0"/>
      <w:marBottom w:val="0"/>
      <w:divBdr>
        <w:top w:val="none" w:sz="0" w:space="0" w:color="auto"/>
        <w:left w:val="none" w:sz="0" w:space="0" w:color="auto"/>
        <w:bottom w:val="none" w:sz="0" w:space="0" w:color="auto"/>
        <w:right w:val="none" w:sz="0" w:space="0" w:color="auto"/>
      </w:divBdr>
    </w:div>
    <w:div w:id="776026341">
      <w:bodyDiv w:val="1"/>
      <w:marLeft w:val="0"/>
      <w:marRight w:val="0"/>
      <w:marTop w:val="0"/>
      <w:marBottom w:val="0"/>
      <w:divBdr>
        <w:top w:val="none" w:sz="0" w:space="0" w:color="auto"/>
        <w:left w:val="none" w:sz="0" w:space="0" w:color="auto"/>
        <w:bottom w:val="none" w:sz="0" w:space="0" w:color="auto"/>
        <w:right w:val="none" w:sz="0" w:space="0" w:color="auto"/>
      </w:divBdr>
      <w:divsChild>
        <w:div w:id="1237978124">
          <w:marLeft w:val="0"/>
          <w:marRight w:val="0"/>
          <w:marTop w:val="0"/>
          <w:marBottom w:val="0"/>
          <w:divBdr>
            <w:top w:val="none" w:sz="0" w:space="0" w:color="auto"/>
            <w:left w:val="none" w:sz="0" w:space="0" w:color="auto"/>
            <w:bottom w:val="none" w:sz="0" w:space="0" w:color="auto"/>
            <w:right w:val="none" w:sz="0" w:space="0" w:color="auto"/>
          </w:divBdr>
          <w:divsChild>
            <w:div w:id="1844737154">
              <w:marLeft w:val="0"/>
              <w:marRight w:val="0"/>
              <w:marTop w:val="0"/>
              <w:marBottom w:val="0"/>
              <w:divBdr>
                <w:top w:val="none" w:sz="0" w:space="0" w:color="auto"/>
                <w:left w:val="none" w:sz="0" w:space="0" w:color="auto"/>
                <w:bottom w:val="none" w:sz="0" w:space="0" w:color="auto"/>
                <w:right w:val="none" w:sz="0" w:space="0" w:color="auto"/>
              </w:divBdr>
              <w:divsChild>
                <w:div w:id="1326086432">
                  <w:marLeft w:val="0"/>
                  <w:marRight w:val="0"/>
                  <w:marTop w:val="0"/>
                  <w:marBottom w:val="0"/>
                  <w:divBdr>
                    <w:top w:val="none" w:sz="0" w:space="0" w:color="auto"/>
                    <w:left w:val="none" w:sz="0" w:space="0" w:color="auto"/>
                    <w:bottom w:val="none" w:sz="0" w:space="0" w:color="auto"/>
                    <w:right w:val="none" w:sz="0" w:space="0" w:color="auto"/>
                  </w:divBdr>
                  <w:divsChild>
                    <w:div w:id="526607092">
                      <w:marLeft w:val="0"/>
                      <w:marRight w:val="0"/>
                      <w:marTop w:val="0"/>
                      <w:marBottom w:val="0"/>
                      <w:divBdr>
                        <w:top w:val="none" w:sz="0" w:space="0" w:color="auto"/>
                        <w:left w:val="none" w:sz="0" w:space="0" w:color="auto"/>
                        <w:bottom w:val="none" w:sz="0" w:space="0" w:color="auto"/>
                        <w:right w:val="none" w:sz="0" w:space="0" w:color="auto"/>
                      </w:divBdr>
                      <w:divsChild>
                        <w:div w:id="1520924474">
                          <w:marLeft w:val="0"/>
                          <w:marRight w:val="0"/>
                          <w:marTop w:val="0"/>
                          <w:marBottom w:val="0"/>
                          <w:divBdr>
                            <w:top w:val="none" w:sz="0" w:space="0" w:color="auto"/>
                            <w:left w:val="none" w:sz="0" w:space="0" w:color="auto"/>
                            <w:bottom w:val="none" w:sz="0" w:space="0" w:color="auto"/>
                            <w:right w:val="none" w:sz="0" w:space="0" w:color="auto"/>
                          </w:divBdr>
                          <w:divsChild>
                            <w:div w:id="93371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2257150">
      <w:bodyDiv w:val="1"/>
      <w:marLeft w:val="30"/>
      <w:marRight w:val="30"/>
      <w:marTop w:val="0"/>
      <w:marBottom w:val="0"/>
      <w:divBdr>
        <w:top w:val="none" w:sz="0" w:space="0" w:color="auto"/>
        <w:left w:val="none" w:sz="0" w:space="0" w:color="auto"/>
        <w:bottom w:val="none" w:sz="0" w:space="0" w:color="auto"/>
        <w:right w:val="none" w:sz="0" w:space="0" w:color="auto"/>
      </w:divBdr>
      <w:divsChild>
        <w:div w:id="2076052592">
          <w:marLeft w:val="0"/>
          <w:marRight w:val="0"/>
          <w:marTop w:val="0"/>
          <w:marBottom w:val="0"/>
          <w:divBdr>
            <w:top w:val="none" w:sz="0" w:space="0" w:color="auto"/>
            <w:left w:val="none" w:sz="0" w:space="0" w:color="auto"/>
            <w:bottom w:val="none" w:sz="0" w:space="0" w:color="auto"/>
            <w:right w:val="none" w:sz="0" w:space="0" w:color="auto"/>
          </w:divBdr>
          <w:divsChild>
            <w:div w:id="232546300">
              <w:marLeft w:val="0"/>
              <w:marRight w:val="0"/>
              <w:marTop w:val="0"/>
              <w:marBottom w:val="0"/>
              <w:divBdr>
                <w:top w:val="none" w:sz="0" w:space="0" w:color="auto"/>
                <w:left w:val="none" w:sz="0" w:space="0" w:color="auto"/>
                <w:bottom w:val="none" w:sz="0" w:space="0" w:color="auto"/>
                <w:right w:val="none" w:sz="0" w:space="0" w:color="auto"/>
              </w:divBdr>
              <w:divsChild>
                <w:div w:id="1502350100">
                  <w:marLeft w:val="180"/>
                  <w:marRight w:val="0"/>
                  <w:marTop w:val="0"/>
                  <w:marBottom w:val="0"/>
                  <w:divBdr>
                    <w:top w:val="none" w:sz="0" w:space="0" w:color="auto"/>
                    <w:left w:val="none" w:sz="0" w:space="0" w:color="auto"/>
                    <w:bottom w:val="none" w:sz="0" w:space="0" w:color="auto"/>
                    <w:right w:val="none" w:sz="0" w:space="0" w:color="auto"/>
                  </w:divBdr>
                  <w:divsChild>
                    <w:div w:id="159173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6911309">
      <w:bodyDiv w:val="1"/>
      <w:marLeft w:val="0"/>
      <w:marRight w:val="0"/>
      <w:marTop w:val="0"/>
      <w:marBottom w:val="0"/>
      <w:divBdr>
        <w:top w:val="none" w:sz="0" w:space="0" w:color="auto"/>
        <w:left w:val="none" w:sz="0" w:space="0" w:color="auto"/>
        <w:bottom w:val="none" w:sz="0" w:space="0" w:color="auto"/>
        <w:right w:val="none" w:sz="0" w:space="0" w:color="auto"/>
      </w:divBdr>
      <w:divsChild>
        <w:div w:id="1248227097">
          <w:marLeft w:val="0"/>
          <w:marRight w:val="0"/>
          <w:marTop w:val="0"/>
          <w:marBottom w:val="0"/>
          <w:divBdr>
            <w:top w:val="none" w:sz="0" w:space="0" w:color="auto"/>
            <w:left w:val="none" w:sz="0" w:space="0" w:color="auto"/>
            <w:bottom w:val="none" w:sz="0" w:space="0" w:color="auto"/>
            <w:right w:val="none" w:sz="0" w:space="0" w:color="auto"/>
          </w:divBdr>
          <w:divsChild>
            <w:div w:id="1179350730">
              <w:marLeft w:val="0"/>
              <w:marRight w:val="0"/>
              <w:marTop w:val="0"/>
              <w:marBottom w:val="0"/>
              <w:divBdr>
                <w:top w:val="none" w:sz="0" w:space="0" w:color="auto"/>
                <w:left w:val="none" w:sz="0" w:space="0" w:color="auto"/>
                <w:bottom w:val="none" w:sz="0" w:space="0" w:color="auto"/>
                <w:right w:val="none" w:sz="0" w:space="0" w:color="auto"/>
              </w:divBdr>
              <w:divsChild>
                <w:div w:id="130096252">
                  <w:marLeft w:val="0"/>
                  <w:marRight w:val="0"/>
                  <w:marTop w:val="0"/>
                  <w:marBottom w:val="0"/>
                  <w:divBdr>
                    <w:top w:val="none" w:sz="0" w:space="0" w:color="auto"/>
                    <w:left w:val="none" w:sz="0" w:space="0" w:color="auto"/>
                    <w:bottom w:val="none" w:sz="0" w:space="0" w:color="auto"/>
                    <w:right w:val="none" w:sz="0" w:space="0" w:color="auto"/>
                  </w:divBdr>
                  <w:divsChild>
                    <w:div w:id="56730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6673474">
      <w:bodyDiv w:val="1"/>
      <w:marLeft w:val="0"/>
      <w:marRight w:val="0"/>
      <w:marTop w:val="0"/>
      <w:marBottom w:val="0"/>
      <w:divBdr>
        <w:top w:val="none" w:sz="0" w:space="0" w:color="auto"/>
        <w:left w:val="none" w:sz="0" w:space="0" w:color="auto"/>
        <w:bottom w:val="none" w:sz="0" w:space="0" w:color="auto"/>
        <w:right w:val="none" w:sz="0" w:space="0" w:color="auto"/>
      </w:divBdr>
      <w:divsChild>
        <w:div w:id="246693810">
          <w:marLeft w:val="0"/>
          <w:marRight w:val="0"/>
          <w:marTop w:val="0"/>
          <w:marBottom w:val="0"/>
          <w:divBdr>
            <w:top w:val="none" w:sz="0" w:space="0" w:color="auto"/>
            <w:left w:val="none" w:sz="0" w:space="0" w:color="auto"/>
            <w:bottom w:val="none" w:sz="0" w:space="0" w:color="auto"/>
            <w:right w:val="none" w:sz="0" w:space="0" w:color="auto"/>
          </w:divBdr>
        </w:div>
      </w:divsChild>
    </w:div>
    <w:div w:id="983001862">
      <w:bodyDiv w:val="1"/>
      <w:marLeft w:val="0"/>
      <w:marRight w:val="0"/>
      <w:marTop w:val="0"/>
      <w:marBottom w:val="0"/>
      <w:divBdr>
        <w:top w:val="none" w:sz="0" w:space="0" w:color="auto"/>
        <w:left w:val="none" w:sz="0" w:space="0" w:color="auto"/>
        <w:bottom w:val="none" w:sz="0" w:space="0" w:color="auto"/>
        <w:right w:val="none" w:sz="0" w:space="0" w:color="auto"/>
      </w:divBdr>
      <w:divsChild>
        <w:div w:id="1126006047">
          <w:marLeft w:val="0"/>
          <w:marRight w:val="0"/>
          <w:marTop w:val="0"/>
          <w:marBottom w:val="0"/>
          <w:divBdr>
            <w:top w:val="none" w:sz="0" w:space="0" w:color="auto"/>
            <w:left w:val="none" w:sz="0" w:space="0" w:color="auto"/>
            <w:bottom w:val="none" w:sz="0" w:space="0" w:color="auto"/>
            <w:right w:val="none" w:sz="0" w:space="0" w:color="auto"/>
          </w:divBdr>
          <w:divsChild>
            <w:div w:id="1987127164">
              <w:marLeft w:val="0"/>
              <w:marRight w:val="0"/>
              <w:marTop w:val="0"/>
              <w:marBottom w:val="0"/>
              <w:divBdr>
                <w:top w:val="none" w:sz="0" w:space="0" w:color="auto"/>
                <w:left w:val="none" w:sz="0" w:space="0" w:color="auto"/>
                <w:bottom w:val="none" w:sz="0" w:space="0" w:color="auto"/>
                <w:right w:val="none" w:sz="0" w:space="0" w:color="auto"/>
              </w:divBdr>
              <w:divsChild>
                <w:div w:id="500123739">
                  <w:marLeft w:val="0"/>
                  <w:marRight w:val="0"/>
                  <w:marTop w:val="0"/>
                  <w:marBottom w:val="0"/>
                  <w:divBdr>
                    <w:top w:val="none" w:sz="0" w:space="0" w:color="auto"/>
                    <w:left w:val="none" w:sz="0" w:space="0" w:color="auto"/>
                    <w:bottom w:val="none" w:sz="0" w:space="0" w:color="auto"/>
                    <w:right w:val="none" w:sz="0" w:space="0" w:color="auto"/>
                  </w:divBdr>
                  <w:divsChild>
                    <w:div w:id="241985365">
                      <w:marLeft w:val="0"/>
                      <w:marRight w:val="0"/>
                      <w:marTop w:val="0"/>
                      <w:marBottom w:val="0"/>
                      <w:divBdr>
                        <w:top w:val="none" w:sz="0" w:space="0" w:color="auto"/>
                        <w:left w:val="none" w:sz="0" w:space="0" w:color="auto"/>
                        <w:bottom w:val="none" w:sz="0" w:space="0" w:color="auto"/>
                        <w:right w:val="none" w:sz="0" w:space="0" w:color="auto"/>
                      </w:divBdr>
                      <w:divsChild>
                        <w:div w:id="2042512049">
                          <w:marLeft w:val="0"/>
                          <w:marRight w:val="0"/>
                          <w:marTop w:val="0"/>
                          <w:marBottom w:val="0"/>
                          <w:divBdr>
                            <w:top w:val="none" w:sz="0" w:space="0" w:color="auto"/>
                            <w:left w:val="none" w:sz="0" w:space="0" w:color="auto"/>
                            <w:bottom w:val="none" w:sz="0" w:space="0" w:color="auto"/>
                            <w:right w:val="none" w:sz="0" w:space="0" w:color="auto"/>
                          </w:divBdr>
                        </w:div>
                      </w:divsChild>
                    </w:div>
                    <w:div w:id="2146384597">
                      <w:marLeft w:val="0"/>
                      <w:marRight w:val="0"/>
                      <w:marTop w:val="0"/>
                      <w:marBottom w:val="0"/>
                      <w:divBdr>
                        <w:top w:val="none" w:sz="0" w:space="0" w:color="auto"/>
                        <w:left w:val="none" w:sz="0" w:space="0" w:color="auto"/>
                        <w:bottom w:val="none" w:sz="0" w:space="0" w:color="auto"/>
                        <w:right w:val="none" w:sz="0" w:space="0" w:color="auto"/>
                      </w:divBdr>
                      <w:divsChild>
                        <w:div w:id="1502768836">
                          <w:marLeft w:val="0"/>
                          <w:marRight w:val="0"/>
                          <w:marTop w:val="0"/>
                          <w:marBottom w:val="0"/>
                          <w:divBdr>
                            <w:top w:val="none" w:sz="0" w:space="0" w:color="auto"/>
                            <w:left w:val="none" w:sz="0" w:space="0" w:color="auto"/>
                            <w:bottom w:val="none" w:sz="0" w:space="0" w:color="auto"/>
                            <w:right w:val="none" w:sz="0" w:space="0" w:color="auto"/>
                          </w:divBdr>
                        </w:div>
                      </w:divsChild>
                    </w:div>
                    <w:div w:id="357895107">
                      <w:marLeft w:val="0"/>
                      <w:marRight w:val="0"/>
                      <w:marTop w:val="0"/>
                      <w:marBottom w:val="0"/>
                      <w:divBdr>
                        <w:top w:val="none" w:sz="0" w:space="0" w:color="auto"/>
                        <w:left w:val="none" w:sz="0" w:space="0" w:color="auto"/>
                        <w:bottom w:val="none" w:sz="0" w:space="0" w:color="auto"/>
                        <w:right w:val="none" w:sz="0" w:space="0" w:color="auto"/>
                      </w:divBdr>
                      <w:divsChild>
                        <w:div w:id="564490642">
                          <w:marLeft w:val="0"/>
                          <w:marRight w:val="0"/>
                          <w:marTop w:val="0"/>
                          <w:marBottom w:val="0"/>
                          <w:divBdr>
                            <w:top w:val="none" w:sz="0" w:space="0" w:color="auto"/>
                            <w:left w:val="none" w:sz="0" w:space="0" w:color="auto"/>
                            <w:bottom w:val="none" w:sz="0" w:space="0" w:color="auto"/>
                            <w:right w:val="none" w:sz="0" w:space="0" w:color="auto"/>
                          </w:divBdr>
                        </w:div>
                      </w:divsChild>
                    </w:div>
                    <w:div w:id="1126386109">
                      <w:marLeft w:val="0"/>
                      <w:marRight w:val="0"/>
                      <w:marTop w:val="0"/>
                      <w:marBottom w:val="0"/>
                      <w:divBdr>
                        <w:top w:val="none" w:sz="0" w:space="0" w:color="auto"/>
                        <w:left w:val="none" w:sz="0" w:space="0" w:color="auto"/>
                        <w:bottom w:val="none" w:sz="0" w:space="0" w:color="auto"/>
                        <w:right w:val="none" w:sz="0" w:space="0" w:color="auto"/>
                      </w:divBdr>
                      <w:divsChild>
                        <w:div w:id="1388383838">
                          <w:marLeft w:val="0"/>
                          <w:marRight w:val="0"/>
                          <w:marTop w:val="0"/>
                          <w:marBottom w:val="0"/>
                          <w:divBdr>
                            <w:top w:val="none" w:sz="0" w:space="0" w:color="auto"/>
                            <w:left w:val="none" w:sz="0" w:space="0" w:color="auto"/>
                            <w:bottom w:val="none" w:sz="0" w:space="0" w:color="auto"/>
                            <w:right w:val="none" w:sz="0" w:space="0" w:color="auto"/>
                          </w:divBdr>
                        </w:div>
                      </w:divsChild>
                    </w:div>
                    <w:div w:id="352075029">
                      <w:marLeft w:val="0"/>
                      <w:marRight w:val="0"/>
                      <w:marTop w:val="0"/>
                      <w:marBottom w:val="0"/>
                      <w:divBdr>
                        <w:top w:val="none" w:sz="0" w:space="0" w:color="auto"/>
                        <w:left w:val="none" w:sz="0" w:space="0" w:color="auto"/>
                        <w:bottom w:val="none" w:sz="0" w:space="0" w:color="auto"/>
                        <w:right w:val="none" w:sz="0" w:space="0" w:color="auto"/>
                      </w:divBdr>
                      <w:divsChild>
                        <w:div w:id="1859805835">
                          <w:marLeft w:val="0"/>
                          <w:marRight w:val="0"/>
                          <w:marTop w:val="0"/>
                          <w:marBottom w:val="0"/>
                          <w:divBdr>
                            <w:top w:val="none" w:sz="0" w:space="0" w:color="auto"/>
                            <w:left w:val="none" w:sz="0" w:space="0" w:color="auto"/>
                            <w:bottom w:val="none" w:sz="0" w:space="0" w:color="auto"/>
                            <w:right w:val="none" w:sz="0" w:space="0" w:color="auto"/>
                          </w:divBdr>
                        </w:div>
                      </w:divsChild>
                    </w:div>
                    <w:div w:id="979919119">
                      <w:marLeft w:val="0"/>
                      <w:marRight w:val="0"/>
                      <w:marTop w:val="0"/>
                      <w:marBottom w:val="0"/>
                      <w:divBdr>
                        <w:top w:val="none" w:sz="0" w:space="0" w:color="auto"/>
                        <w:left w:val="none" w:sz="0" w:space="0" w:color="auto"/>
                        <w:bottom w:val="none" w:sz="0" w:space="0" w:color="auto"/>
                        <w:right w:val="none" w:sz="0" w:space="0" w:color="auto"/>
                      </w:divBdr>
                      <w:divsChild>
                        <w:div w:id="2067029961">
                          <w:marLeft w:val="0"/>
                          <w:marRight w:val="0"/>
                          <w:marTop w:val="0"/>
                          <w:marBottom w:val="0"/>
                          <w:divBdr>
                            <w:top w:val="none" w:sz="0" w:space="0" w:color="auto"/>
                            <w:left w:val="none" w:sz="0" w:space="0" w:color="auto"/>
                            <w:bottom w:val="none" w:sz="0" w:space="0" w:color="auto"/>
                            <w:right w:val="none" w:sz="0" w:space="0" w:color="auto"/>
                          </w:divBdr>
                        </w:div>
                      </w:divsChild>
                    </w:div>
                    <w:div w:id="1963460155">
                      <w:marLeft w:val="0"/>
                      <w:marRight w:val="0"/>
                      <w:marTop w:val="0"/>
                      <w:marBottom w:val="0"/>
                      <w:divBdr>
                        <w:top w:val="none" w:sz="0" w:space="0" w:color="auto"/>
                        <w:left w:val="none" w:sz="0" w:space="0" w:color="auto"/>
                        <w:bottom w:val="none" w:sz="0" w:space="0" w:color="auto"/>
                        <w:right w:val="none" w:sz="0" w:space="0" w:color="auto"/>
                      </w:divBdr>
                      <w:divsChild>
                        <w:div w:id="639921630">
                          <w:marLeft w:val="0"/>
                          <w:marRight w:val="0"/>
                          <w:marTop w:val="0"/>
                          <w:marBottom w:val="0"/>
                          <w:divBdr>
                            <w:top w:val="none" w:sz="0" w:space="0" w:color="auto"/>
                            <w:left w:val="none" w:sz="0" w:space="0" w:color="auto"/>
                            <w:bottom w:val="none" w:sz="0" w:space="0" w:color="auto"/>
                            <w:right w:val="none" w:sz="0" w:space="0" w:color="auto"/>
                          </w:divBdr>
                        </w:div>
                      </w:divsChild>
                    </w:div>
                    <w:div w:id="1884322853">
                      <w:marLeft w:val="0"/>
                      <w:marRight w:val="0"/>
                      <w:marTop w:val="0"/>
                      <w:marBottom w:val="0"/>
                      <w:divBdr>
                        <w:top w:val="none" w:sz="0" w:space="0" w:color="auto"/>
                        <w:left w:val="none" w:sz="0" w:space="0" w:color="auto"/>
                        <w:bottom w:val="none" w:sz="0" w:space="0" w:color="auto"/>
                        <w:right w:val="none" w:sz="0" w:space="0" w:color="auto"/>
                      </w:divBdr>
                      <w:divsChild>
                        <w:div w:id="117652644">
                          <w:marLeft w:val="0"/>
                          <w:marRight w:val="0"/>
                          <w:marTop w:val="0"/>
                          <w:marBottom w:val="0"/>
                          <w:divBdr>
                            <w:top w:val="none" w:sz="0" w:space="0" w:color="auto"/>
                            <w:left w:val="none" w:sz="0" w:space="0" w:color="auto"/>
                            <w:bottom w:val="none" w:sz="0" w:space="0" w:color="auto"/>
                            <w:right w:val="none" w:sz="0" w:space="0" w:color="auto"/>
                          </w:divBdr>
                        </w:div>
                      </w:divsChild>
                    </w:div>
                    <w:div w:id="2089113230">
                      <w:marLeft w:val="0"/>
                      <w:marRight w:val="0"/>
                      <w:marTop w:val="0"/>
                      <w:marBottom w:val="0"/>
                      <w:divBdr>
                        <w:top w:val="none" w:sz="0" w:space="0" w:color="auto"/>
                        <w:left w:val="none" w:sz="0" w:space="0" w:color="auto"/>
                        <w:bottom w:val="none" w:sz="0" w:space="0" w:color="auto"/>
                        <w:right w:val="none" w:sz="0" w:space="0" w:color="auto"/>
                      </w:divBdr>
                      <w:divsChild>
                        <w:div w:id="1410536332">
                          <w:marLeft w:val="0"/>
                          <w:marRight w:val="0"/>
                          <w:marTop w:val="0"/>
                          <w:marBottom w:val="0"/>
                          <w:divBdr>
                            <w:top w:val="none" w:sz="0" w:space="0" w:color="auto"/>
                            <w:left w:val="none" w:sz="0" w:space="0" w:color="auto"/>
                            <w:bottom w:val="none" w:sz="0" w:space="0" w:color="auto"/>
                            <w:right w:val="none" w:sz="0" w:space="0" w:color="auto"/>
                          </w:divBdr>
                        </w:div>
                      </w:divsChild>
                    </w:div>
                    <w:div w:id="1544560373">
                      <w:marLeft w:val="0"/>
                      <w:marRight w:val="0"/>
                      <w:marTop w:val="0"/>
                      <w:marBottom w:val="0"/>
                      <w:divBdr>
                        <w:top w:val="none" w:sz="0" w:space="0" w:color="auto"/>
                        <w:left w:val="none" w:sz="0" w:space="0" w:color="auto"/>
                        <w:bottom w:val="none" w:sz="0" w:space="0" w:color="auto"/>
                        <w:right w:val="none" w:sz="0" w:space="0" w:color="auto"/>
                      </w:divBdr>
                      <w:divsChild>
                        <w:div w:id="80786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8522908">
      <w:bodyDiv w:val="1"/>
      <w:marLeft w:val="0"/>
      <w:marRight w:val="0"/>
      <w:marTop w:val="0"/>
      <w:marBottom w:val="0"/>
      <w:divBdr>
        <w:top w:val="none" w:sz="0" w:space="0" w:color="auto"/>
        <w:left w:val="none" w:sz="0" w:space="0" w:color="auto"/>
        <w:bottom w:val="none" w:sz="0" w:space="0" w:color="auto"/>
        <w:right w:val="none" w:sz="0" w:space="0" w:color="auto"/>
      </w:divBdr>
    </w:div>
    <w:div w:id="1131754160">
      <w:bodyDiv w:val="1"/>
      <w:marLeft w:val="0"/>
      <w:marRight w:val="0"/>
      <w:marTop w:val="0"/>
      <w:marBottom w:val="0"/>
      <w:divBdr>
        <w:top w:val="none" w:sz="0" w:space="0" w:color="auto"/>
        <w:left w:val="none" w:sz="0" w:space="0" w:color="auto"/>
        <w:bottom w:val="none" w:sz="0" w:space="0" w:color="auto"/>
        <w:right w:val="none" w:sz="0" w:space="0" w:color="auto"/>
      </w:divBdr>
    </w:div>
    <w:div w:id="1215848487">
      <w:bodyDiv w:val="1"/>
      <w:marLeft w:val="0"/>
      <w:marRight w:val="0"/>
      <w:marTop w:val="0"/>
      <w:marBottom w:val="0"/>
      <w:divBdr>
        <w:top w:val="none" w:sz="0" w:space="0" w:color="auto"/>
        <w:left w:val="none" w:sz="0" w:space="0" w:color="auto"/>
        <w:bottom w:val="none" w:sz="0" w:space="0" w:color="auto"/>
        <w:right w:val="none" w:sz="0" w:space="0" w:color="auto"/>
      </w:divBdr>
    </w:div>
    <w:div w:id="1347907211">
      <w:bodyDiv w:val="1"/>
      <w:marLeft w:val="0"/>
      <w:marRight w:val="0"/>
      <w:marTop w:val="0"/>
      <w:marBottom w:val="0"/>
      <w:divBdr>
        <w:top w:val="none" w:sz="0" w:space="0" w:color="auto"/>
        <w:left w:val="none" w:sz="0" w:space="0" w:color="auto"/>
        <w:bottom w:val="none" w:sz="0" w:space="0" w:color="auto"/>
        <w:right w:val="none" w:sz="0" w:space="0" w:color="auto"/>
      </w:divBdr>
    </w:div>
    <w:div w:id="1480461697">
      <w:bodyDiv w:val="1"/>
      <w:marLeft w:val="0"/>
      <w:marRight w:val="0"/>
      <w:marTop w:val="0"/>
      <w:marBottom w:val="0"/>
      <w:divBdr>
        <w:top w:val="none" w:sz="0" w:space="0" w:color="auto"/>
        <w:left w:val="none" w:sz="0" w:space="0" w:color="auto"/>
        <w:bottom w:val="none" w:sz="0" w:space="0" w:color="auto"/>
        <w:right w:val="none" w:sz="0" w:space="0" w:color="auto"/>
      </w:divBdr>
      <w:divsChild>
        <w:div w:id="876699794">
          <w:marLeft w:val="0"/>
          <w:marRight w:val="0"/>
          <w:marTop w:val="0"/>
          <w:marBottom w:val="0"/>
          <w:divBdr>
            <w:top w:val="none" w:sz="0" w:space="0" w:color="auto"/>
            <w:left w:val="none" w:sz="0" w:space="0" w:color="auto"/>
            <w:bottom w:val="none" w:sz="0" w:space="0" w:color="auto"/>
            <w:right w:val="none" w:sz="0" w:space="0" w:color="auto"/>
          </w:divBdr>
          <w:divsChild>
            <w:div w:id="20320986">
              <w:marLeft w:val="0"/>
              <w:marRight w:val="0"/>
              <w:marTop w:val="0"/>
              <w:marBottom w:val="0"/>
              <w:divBdr>
                <w:top w:val="none" w:sz="0" w:space="0" w:color="auto"/>
                <w:left w:val="none" w:sz="0" w:space="0" w:color="auto"/>
                <w:bottom w:val="none" w:sz="0" w:space="0" w:color="auto"/>
                <w:right w:val="none" w:sz="0" w:space="0" w:color="auto"/>
              </w:divBdr>
              <w:divsChild>
                <w:div w:id="1981377487">
                  <w:marLeft w:val="0"/>
                  <w:marRight w:val="0"/>
                  <w:marTop w:val="0"/>
                  <w:marBottom w:val="0"/>
                  <w:divBdr>
                    <w:top w:val="none" w:sz="0" w:space="0" w:color="auto"/>
                    <w:left w:val="none" w:sz="0" w:space="0" w:color="auto"/>
                    <w:bottom w:val="none" w:sz="0" w:space="0" w:color="auto"/>
                    <w:right w:val="none" w:sz="0" w:space="0" w:color="auto"/>
                  </w:divBdr>
                  <w:divsChild>
                    <w:div w:id="36425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2373112">
      <w:bodyDiv w:val="1"/>
      <w:marLeft w:val="0"/>
      <w:marRight w:val="0"/>
      <w:marTop w:val="0"/>
      <w:marBottom w:val="0"/>
      <w:divBdr>
        <w:top w:val="none" w:sz="0" w:space="0" w:color="auto"/>
        <w:left w:val="none" w:sz="0" w:space="0" w:color="auto"/>
        <w:bottom w:val="none" w:sz="0" w:space="0" w:color="auto"/>
        <w:right w:val="none" w:sz="0" w:space="0" w:color="auto"/>
      </w:divBdr>
    </w:div>
    <w:div w:id="1729838305">
      <w:bodyDiv w:val="1"/>
      <w:marLeft w:val="0"/>
      <w:marRight w:val="0"/>
      <w:marTop w:val="0"/>
      <w:marBottom w:val="0"/>
      <w:divBdr>
        <w:top w:val="none" w:sz="0" w:space="0" w:color="auto"/>
        <w:left w:val="none" w:sz="0" w:space="0" w:color="auto"/>
        <w:bottom w:val="none" w:sz="0" w:space="0" w:color="auto"/>
        <w:right w:val="none" w:sz="0" w:space="0" w:color="auto"/>
      </w:divBdr>
    </w:div>
    <w:div w:id="1985547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theme" Target="theme/theme1.xml"/><Relationship Id="rId2" Type="http://schemas.openxmlformats.org/officeDocument/2006/relationships/customXml" Target="../customXml/item1.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comments" Target="comments.xml"/><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eader" Target="header1.xml"/><Relationship Id="rId8" Type="http://schemas.openxmlformats.org/officeDocument/2006/relationships/footnotes" Target="footnotes.xml"/><Relationship Id="rId51" Type="http://schemas.openxmlformats.org/officeDocument/2006/relationships/image" Target="media/image41.png"/><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4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03683D-44DE-4DA6-82AB-4EB00CBE16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3442</TotalTime>
  <Pages>14</Pages>
  <Words>2000</Words>
  <Characters>11404</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&lt;Project Name&gt;</vt:lpstr>
    </vt:vector>
  </TitlesOfParts>
  <Manager>wangyufeng</Manager>
  <Company>GM OnLine</Company>
  <LinksUpToDate>false</LinksUpToDate>
  <CharactersWithSpaces>13378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&lt;Project Name&gt;</dc:title>
  <dc:creator>wangyufeng</dc:creator>
  <cp:lastModifiedBy>wangyuxia（王玉霞.信息技术中心.平台系统部产品经理)</cp:lastModifiedBy>
  <cp:revision>861</cp:revision>
  <cp:lastPrinted>2010-08-30T09:35:00Z</cp:lastPrinted>
  <dcterms:created xsi:type="dcterms:W3CDTF">2013-10-30T12:25:00Z</dcterms:created>
  <dcterms:modified xsi:type="dcterms:W3CDTF">2015-07-07T01:22:00Z</dcterms:modified>
  <cp:version>v0.9</cp:version>
</cp:coreProperties>
</file>